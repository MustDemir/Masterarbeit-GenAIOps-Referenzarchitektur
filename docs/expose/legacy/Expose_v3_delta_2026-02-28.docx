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5566872"/>
        <w:docPartObj>
          <w:docPartGallery w:val="Cover Pages"/>
          <w:docPartUnique/>
        </w:docPartObj>
      </w:sdtPr>
      <w:sdtEndPr/>
      <w:sdtContent>
        <w:p w14:paraId="46EDC87F" w14:textId="6C38061C" w:rsidR="001008D5" w:rsidRDefault="0088714A" w:rsidP="001008D5">
          <w:r>
            <w:rPr>
              <w:noProof/>
            </w:rPr>
            <mc:AlternateContent>
              <mc:Choice Requires="wpg">
                <w:drawing>
                  <wp:anchor distT="0" distB="0" distL="114300" distR="114300" simplePos="0" relativeHeight="251658240" behindDoc="1" locked="0" layoutInCell="1" allowOverlap="1" wp14:anchorId="0FC7899D" wp14:editId="01EEB4E5">
                    <wp:simplePos x="0" y="0"/>
                    <wp:positionH relativeFrom="margin">
                      <wp:posOffset>-817677</wp:posOffset>
                    </wp:positionH>
                    <wp:positionV relativeFrom="page">
                      <wp:posOffset>481330</wp:posOffset>
                    </wp:positionV>
                    <wp:extent cx="6858000" cy="7068185"/>
                    <wp:effectExtent l="0" t="0" r="3810" b="0"/>
                    <wp:wrapNone/>
                    <wp:docPr id="125" name="Grup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ihand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A15BC09" w14:textId="77777777" w:rsidR="00D54433" w:rsidRDefault="00D54433" w:rsidP="00D54433">
                                  <w:pPr>
                                    <w:rPr>
                                      <w:color w:val="FFFFFF" w:themeColor="background1"/>
                                      <w:sz w:val="72"/>
                                      <w:szCs w:val="72"/>
                                    </w:rPr>
                                  </w:pPr>
                                </w:p>
                                <w:p w14:paraId="37CD2E25" w14:textId="178AA8E6" w:rsidR="00D54433" w:rsidRPr="0082225D" w:rsidRDefault="008F76D8" w:rsidP="0088714A">
                                  <w:pPr>
                                    <w:ind w:left="-709" w:right="-1021"/>
                                    <w:jc w:val="center"/>
                                    <w:rPr>
                                      <w:b/>
                                      <w:bCs/>
                                      <w:color w:val="FFFFFF" w:themeColor="background1"/>
                                      <w:sz w:val="32"/>
                                      <w:szCs w:val="32"/>
                                    </w:rPr>
                                  </w:pPr>
                                  <w:sdt>
                                    <w:sdtPr>
                                      <w:rPr>
                                        <w:color w:val="FFFFFF" w:themeColor="background1"/>
                                        <w:sz w:val="72"/>
                                        <w:szCs w:val="72"/>
                                      </w:rPr>
                                      <w:alias w:val="Titel"/>
                                      <w:tag w:val=""/>
                                      <w:id w:val="-1428190320"/>
                                      <w:dataBinding w:prefixMappings="xmlns:ns0='http://purl.org/dc/elements/1.1/' xmlns:ns1='http://schemas.openxmlformats.org/package/2006/metadata/core-properties' " w:xpath="/ns1:coreProperties[1]/ns0:title[1]" w:storeItemID="{6C3C8BC8-F283-45AE-878A-BAB7291924A1}"/>
                                      <w:text/>
                                    </w:sdtPr>
                                    <w:sdtEndPr/>
                                    <w:sdtContent>
                                      <w:r>
                                        <w:rPr>
                                          <w:color w:val="FFFFFF" w:themeColor="background1"/>
                                          <w:sz w:val="72"/>
                                          <w:szCs w:val="72"/>
                                        </w:rPr>
                                        <w:t>Exposé zur Masterarbeit</w:t>
                                      </w:r>
                                    </w:sdtContent>
                                  </w:sdt>
                                </w:p>
                                <w:p w14:paraId="3B2434ED" w14:textId="77777777" w:rsidR="001008D5" w:rsidRPr="0082225D" w:rsidRDefault="001008D5" w:rsidP="001008D5">
                                  <w:pPr>
                                    <w:jc w:val="center"/>
                                    <w:rPr>
                                      <w:b/>
                                      <w:bCs/>
                                      <w:color w:val="FFFFFF" w:themeColor="background1"/>
                                      <w:sz w:val="32"/>
                                      <w:szCs w:val="32"/>
                                    </w:rPr>
                                  </w:pPr>
                                </w:p>
                                <w:p w14:paraId="770F2982" w14:textId="77777777" w:rsidR="001008D5" w:rsidRPr="0082225D" w:rsidRDefault="001008D5" w:rsidP="001008D5">
                                  <w:pPr>
                                    <w:jc w:val="center"/>
                                    <w:rPr>
                                      <w:b/>
                                      <w:bCs/>
                                      <w:color w:val="FFFFFF" w:themeColor="background1"/>
                                      <w:sz w:val="32"/>
                                      <w:szCs w:val="32"/>
                                    </w:rPr>
                                  </w:pPr>
                                </w:p>
                                <w:p w14:paraId="1BB85006" w14:textId="77777777" w:rsidR="001008D5" w:rsidRPr="0082225D" w:rsidRDefault="001008D5" w:rsidP="001008D5">
                                  <w:pPr>
                                    <w:jc w:val="center"/>
                                    <w:rPr>
                                      <w:b/>
                                      <w:bCs/>
                                      <w:color w:val="FFFFFF" w:themeColor="background1"/>
                                      <w:sz w:val="32"/>
                                      <w:szCs w:val="32"/>
                                    </w:rPr>
                                  </w:pPr>
                                </w:p>
                                <w:p w14:paraId="08E2A9F5" w14:textId="77777777" w:rsidR="001008D5" w:rsidRPr="0082225D" w:rsidRDefault="001008D5" w:rsidP="001008D5">
                                  <w:pPr>
                                    <w:jc w:val="center"/>
                                    <w:rPr>
                                      <w:b/>
                                      <w:bCs/>
                                      <w:color w:val="FFFFFF" w:themeColor="background1"/>
                                      <w:sz w:val="32"/>
                                      <w:szCs w:val="32"/>
                                    </w:rPr>
                                  </w:pPr>
                                </w:p>
                                <w:p w14:paraId="08074EC5" w14:textId="77777777" w:rsidR="00D54433" w:rsidRDefault="00D54433" w:rsidP="00D54433">
                                  <w:pPr>
                                    <w:ind w:right="-1205"/>
                                    <w:rPr>
                                      <w:b/>
                                      <w:bCs/>
                                      <w:color w:val="FFFFFF" w:themeColor="background1"/>
                                      <w:sz w:val="32"/>
                                      <w:szCs w:val="32"/>
                                    </w:rPr>
                                  </w:pPr>
                                </w:p>
                                <w:p w14:paraId="245551D7" w14:textId="77777777" w:rsidR="00D54433" w:rsidRDefault="00D54433" w:rsidP="00D54433">
                                  <w:pPr>
                                    <w:ind w:right="-1205"/>
                                    <w:rPr>
                                      <w:b/>
                                      <w:bCs/>
                                      <w:color w:val="FFFFFF" w:themeColor="background1"/>
                                      <w:sz w:val="32"/>
                                      <w:szCs w:val="32"/>
                                    </w:rPr>
                                  </w:pPr>
                                </w:p>
                                <w:p w14:paraId="27B56A8D" w14:textId="0C69AA42" w:rsidR="001008D5" w:rsidRPr="0082225D" w:rsidRDefault="001008D5" w:rsidP="00FC2FC8">
                                  <w:pPr>
                                    <w:ind w:left="-993" w:right="-1205"/>
                                    <w:jc w:val="center"/>
                                    <w:rPr>
                                      <w:color w:val="FFFFFF" w:themeColor="background1"/>
                                      <w:sz w:val="28"/>
                                      <w:szCs w:val="28"/>
                                    </w:rPr>
                                  </w:pPr>
                                  <w:r>
                                    <w:rPr>
                                      <w:color w:val="FFFFFF" w:themeColor="background1"/>
                                      <w:sz w:val="28"/>
                                      <w:szCs w:val="28"/>
                                    </w:rPr>
                                    <w:t>Cloud-native Referenzarchitektur für GenAIOps mit Quality-Gate-Kontrollsystem zur lifecycle-integrierten Operationalisierung regulatorischer, technischer und strategischer Anforderungen</w:t>
                                  </w:r>
                                </w:p>
                                <w:p w14:paraId="75C55B1E" w14:textId="77777777" w:rsidR="001008D5" w:rsidRPr="0082225D" w:rsidRDefault="001008D5" w:rsidP="00D54433">
                                  <w:pPr>
                                    <w:jc w:val="center"/>
                                    <w:rPr>
                                      <w:b/>
                                      <w:bCs/>
                                      <w:color w:val="FFFFFF" w:themeColor="background1"/>
                                      <w:sz w:val="32"/>
                                      <w:szCs w:val="32"/>
                                    </w:rPr>
                                  </w:pPr>
                                </w:p>
                                <w:p w14:paraId="2F457B12" w14:textId="77777777" w:rsidR="001008D5" w:rsidRPr="0082225D" w:rsidRDefault="001008D5" w:rsidP="001008D5">
                                  <w:pPr>
                                    <w:jc w:val="center"/>
                                    <w:rPr>
                                      <w:b/>
                                      <w:bCs/>
                                      <w:color w:val="FFFFFF" w:themeColor="background1"/>
                                      <w:sz w:val="32"/>
                                      <w:szCs w:val="32"/>
                                    </w:rPr>
                                  </w:pPr>
                                </w:p>
                                <w:p w14:paraId="178F2E0B" w14:textId="77777777" w:rsidR="001008D5" w:rsidRPr="0082225D" w:rsidRDefault="001008D5" w:rsidP="001008D5">
                                  <w:pPr>
                                    <w:jc w:val="center"/>
                                    <w:rPr>
                                      <w:b/>
                                      <w:bCs/>
                                      <w:color w:val="FFFFFF" w:themeColor="background1"/>
                                      <w:sz w:val="32"/>
                                      <w:szCs w:val="32"/>
                                    </w:rPr>
                                  </w:pPr>
                                </w:p>
                                <w:p w14:paraId="6AE620EE" w14:textId="77777777" w:rsidR="001008D5" w:rsidRPr="0082225D" w:rsidRDefault="001008D5" w:rsidP="001008D5">
                                  <w:pPr>
                                    <w:jc w:val="center"/>
                                    <w:rPr>
                                      <w:b/>
                                      <w:bCs/>
                                      <w:color w:val="FFFFFF" w:themeColor="background1"/>
                                      <w:sz w:val="32"/>
                                      <w:szCs w:val="32"/>
                                    </w:rPr>
                                  </w:pPr>
                                </w:p>
                                <w:p w14:paraId="198A2880" w14:textId="77777777" w:rsidR="001008D5" w:rsidRPr="0082225D" w:rsidRDefault="001008D5" w:rsidP="001008D5">
                                  <w:pPr>
                                    <w:jc w:val="center"/>
                                    <w:rPr>
                                      <w:b/>
                                      <w:bCs/>
                                      <w:color w:val="FFFFFF" w:themeColor="background1"/>
                                      <w:sz w:val="32"/>
                                      <w:szCs w:val="32"/>
                                    </w:rPr>
                                  </w:pPr>
                                </w:p>
                                <w:p w14:paraId="6440687A" w14:textId="77777777" w:rsidR="001008D5" w:rsidRPr="0082225D" w:rsidRDefault="001008D5" w:rsidP="001008D5">
                                  <w:pPr>
                                    <w:jc w:val="center"/>
                                    <w:rPr>
                                      <w:b/>
                                      <w:bCs/>
                                      <w:color w:val="FFFFFF" w:themeColor="background1"/>
                                      <w:sz w:val="32"/>
                                      <w:szCs w:val="32"/>
                                    </w:rPr>
                                  </w:pPr>
                                </w:p>
                                <w:p w14:paraId="15F4F015" w14:textId="77777777" w:rsidR="001008D5" w:rsidRPr="0082225D" w:rsidRDefault="001008D5" w:rsidP="001008D5">
                                  <w:pPr>
                                    <w:jc w:val="center"/>
                                    <w:rPr>
                                      <w:b/>
                                      <w:bCs/>
                                      <w:color w:val="FFFFFF" w:themeColor="background1"/>
                                      <w:sz w:val="32"/>
                                      <w:szCs w:val="32"/>
                                    </w:rPr>
                                  </w:pPr>
                                </w:p>
                                <w:p w14:paraId="70AB0E59" w14:textId="77777777" w:rsidR="001008D5" w:rsidRPr="0082225D" w:rsidRDefault="001008D5" w:rsidP="001008D5">
                                  <w:pPr>
                                    <w:jc w:val="center"/>
                                    <w:rPr>
                                      <w:b/>
                                      <w:bCs/>
                                      <w:color w:val="FFFFFF" w:themeColor="background1"/>
                                      <w:sz w:val="32"/>
                                      <w:szCs w:val="32"/>
                                    </w:rPr>
                                  </w:pPr>
                                </w:p>
                                <w:p w14:paraId="6D52596D" w14:textId="77777777" w:rsidR="001008D5" w:rsidRPr="0082225D" w:rsidRDefault="001008D5" w:rsidP="001008D5">
                                  <w:pPr>
                                    <w:jc w:val="center"/>
                                    <w:rPr>
                                      <w:b/>
                                      <w:bCs/>
                                      <w:color w:val="FFFFFF" w:themeColor="background1"/>
                                      <w:sz w:val="32"/>
                                      <w:szCs w:val="32"/>
                                    </w:rPr>
                                  </w:pPr>
                                </w:p>
                                <w:p w14:paraId="0B3D966C" w14:textId="77777777" w:rsidR="001008D5" w:rsidRPr="0082225D" w:rsidRDefault="001008D5" w:rsidP="001008D5">
                                  <w:pPr>
                                    <w:jc w:val="center"/>
                                    <w:rPr>
                                      <w:b/>
                                      <w:bCs/>
                                      <w:color w:val="FFFFFF" w:themeColor="background1"/>
                                      <w:sz w:val="32"/>
                                      <w:szCs w:val="32"/>
                                    </w:rPr>
                                  </w:pPr>
                                </w:p>
                                <w:p w14:paraId="54C06F65" w14:textId="77777777" w:rsidR="001008D5" w:rsidRPr="0082225D" w:rsidRDefault="001008D5" w:rsidP="001008D5">
                                  <w:pPr>
                                    <w:jc w:val="center"/>
                                    <w:rPr>
                                      <w:b/>
                                      <w:bCs/>
                                      <w:color w:val="FFFFFF" w:themeColor="background1"/>
                                      <w:sz w:val="32"/>
                                      <w:szCs w:val="32"/>
                                    </w:rPr>
                                  </w:pPr>
                                </w:p>
                                <w:p w14:paraId="757E5E70" w14:textId="77777777" w:rsidR="001008D5" w:rsidRPr="0082225D" w:rsidRDefault="001008D5" w:rsidP="001008D5">
                                  <w:pPr>
                                    <w:jc w:val="center"/>
                                    <w:rPr>
                                      <w:b/>
                                      <w:bCs/>
                                      <w:color w:val="FFFFFF" w:themeColor="background1"/>
                                      <w:sz w:val="32"/>
                                      <w:szCs w:val="32"/>
                                    </w:rPr>
                                  </w:pPr>
                                </w:p>
                                <w:p w14:paraId="0BF9EC59" w14:textId="77777777" w:rsidR="001008D5" w:rsidRPr="00AE3A64" w:rsidRDefault="001008D5" w:rsidP="001008D5">
                                  <w:pPr>
                                    <w:jc w:val="center"/>
                                    <w:rPr>
                                      <w:color w:val="FFFFFF" w:themeColor="background1"/>
                                      <w:sz w:val="32"/>
                                      <w:szCs w:val="32"/>
                                    </w:rPr>
                                  </w:pPr>
                                </w:p>
                                <w:p w14:paraId="0DECB6FA" w14:textId="77777777" w:rsidR="001008D5" w:rsidRPr="0082225D" w:rsidRDefault="001008D5" w:rsidP="001008D5">
                                  <w:pPr>
                                    <w:jc w:val="center"/>
                                    <w:rPr>
                                      <w:color w:val="FFFFFF" w:themeColor="background1"/>
                                      <w:sz w:val="72"/>
                                      <w:szCs w:val="72"/>
                                    </w:rPr>
                                  </w:pPr>
                                </w:p>
                              </w:txbxContent>
                            </wps:txbx>
                            <wps:bodyPr rot="0" vert="horz" wrap="square" lIns="914400" tIns="1097280" rIns="1097280" bIns="1097280" anchor="b" anchorCtr="0" upright="1">
                              <a:noAutofit/>
                            </wps:bodyPr>
                          </wps:wsp>
                          <wps:wsp>
                            <wps:cNvPr id="127" name="Freihand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FC7899D" id="Gruppe 125" o:spid="_x0000_s1026" style="position:absolute;margin-left:-64.4pt;margin-top:37.9pt;width:540pt;height:556.55pt;z-index:-251658240;mso-width-percent:1154;mso-height-percent:670;mso-position-horizontal-relative:margin;mso-position-vertical-relative:page;mso-width-percent:1154;mso-height-percent:670;mso-width-relative:margin" coordsize="55613,5404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u9VgXgUAAIUTAAAOAAAAZHJzL2Uyb0RvYy54bWzsWNtu20YQfS/QfyD4WKARKfEiCZaD1KmN AmkbNO4HrHhvSC67pCw5X58zsyRFyrSlukGf+iLsZfbs3HbmiFdvD0VuPESqzmS5Me03lmlEZSDD rEw25p/3tz8uTaNuRBmKXJbRxnyMavPt9fffXe2rdTSXqczDSBkAKev1vtqYadNU69msDtKoEPUb WUUlNmOpCtFgqpJZqMQe6EU+m1uWN9tLFVZKBlFdY/W93jSvGT+Oo6D5PY7rqDHyjQndGv5V/Lul 39n1lVgnSlRpFrRqiFdoUYisxKU91HvRCGOnsidQRRYoWcu4eRPIYibjOAsitgHW2NaJNXdK7iq2 JVnvk6p3E1x74qdXwwa/Pdyp6lP1UWntMfwgg8+1UcqbVJRJ9K6u4ESEllw121fJeniE5snx/CFW BeHALuPATn7snRwdGiPAord0l5aFWATY8y1vaS9dHYYgRayenAvSn9uTruvZi0V70nUsx9EnZ2Kt L2b1enX2FVKqPnqt/nde+5SKKuJg1OSCj8rIQrhl7plGKQqk9q2KMrgspGQ1bE4tUgGynXtr7Vvt yMEOidUIgbHd/ypDQIldIzmdLnGo67q+O3/BLWId7OrmLpIcG/HwoW502ocYcdjD1oR7oMRFjhfw w8ywjL3hA7eV7UTskUhq+Ijlich8JDKJshiIeI5jTOI4AyHbXkzr4w6EPM+dRkKQertg0zSSPxB6 VifUs/NIq4GQZ/vTOiFFLoCyL/C3fYHD7aHHraNGeDxJlwci7VIjOJRtbmBkoA7QM6ZUqWRNL5QS Bc/3XlcFJNihpN1nhKEeCS+4hJwTRtBJmGsClHsZGXElYf8iZISOhFcXCVN0SBr+p/d6ThEKAYuP jNTHWk8q1NHTNqRMA21oS1fAt6KhAHRDY4/6SO86pTqp3V/Ih+heskRzUilx13E32G2z4Kfoy1NZ JHZ72wDgpUWyYYQ2nlUMM0d2wXzPbWuBXvW0Uzx3ObwSL1kLe32Mz+MDmC/oeoW+wPF1AvQ1SC+z 10gdbetFFvRnbE4mRIMNu2z5H90wclGH//ziRdjaOyOQl5dOUDGl7ONE79OQZY6NI+cnXsrbLM/1 k6AV9FzdvIhyYdQ85hHlZ17+EcVokUwDaKEOVLK9yZWh2RdXFEp+VhpX8QESjIHfn7Uta8GFhxlh ROcfBLhc+HnevstWnE5GTPj6s/rJnLu3P8R3y7LpzxfiL6n4loFlNGwO2wM8QMOtDB/RuJXUzBJM GINUqi+msQer3Jj13zuhItPIfylBQFa24xD3aXhmWyt/vsRUjafb8VSUARCpTKAS0/Cm0T7cVSpL UiZnpHwp34E3xBl1dw6LVq6dgApplf8DToROOsWJuJSS174lJ1r63oJciveOcrDyl1yBkQwta3RA OK2eNVqrldWVnY5cvYodeZYPFoFfXdqSnkKd9mvPO5VAVewphO170zDDdu0Sg3iKM6RHRGkmlBmS I2c5iTKkRnPXnsYZUSNvEmdIjJ51zpAYzaetGtGiZ4Ge0CLtHtSR/9nMBF2bZjNU4Hui9xp6QhlH 9ATOpwJ05B9t/6dtvMuuxB/3pziE0/b4MUHp3rY7ast4NoysV7lRDQnPFDyK7eBI19+ddrEtGlrv tpowa7kIG/aTnSc8x23pT1sANDaeGMv2+TrWdTzTRxbAZfIzAnKocdClo1WOCFbnPSU+y626IyP2 cH7xxDGYnmUQtcyzkOgDJctJQ98mNueQyKtU6B6P0Ov/lsDupZmijIAu4iWv6dNdm3ZcZmm6SXMH B2vnFt3ufMMGzZ8w8K2HzWy/S9HHpOGcG/rx69n1VwAAAP//AwBQSwMEFAAGAAgAAAAhAPqLifHl AAAAEQEAAA8AAABkcnMvZG93bnJldi54bWxMj91OwzAMhe+ReIfISNxMW5pK3bqu6QSM3TLYeICs MW0hP1WTdeXtMVdwY8vy8fH5yu1kDRtxCJ13EsQiAYau9rpzjYT3036eAwtROa2MdyjhGwNsq9ub UhXaX90bjsfYMDJxoVAS2hj7gvNQt2hVWPgeHe0+/GBVpHFouB7Ulcyt4WmSLLlVnaMPrerxqcX6 63ixEparWXjpPg+nnRifX2ePJttH7KW8v5t2GyoPG2ARp/h3Ab8MlB8qCnb2F6cDMxLmIs0JIEpY ZdRJsc5ECuxMUpHna+BVyf+TVD8AAAD//wMAUEsBAi0AFAAGAAgAAAAhALaDOJL+AAAA4QEAABMA AAAAAAAAAAAAAAAAAAAAAFtDb250ZW50X1R5cGVzXS54bWxQSwECLQAUAAYACAAAACEAOP0h/9YA AACUAQAACwAAAAAAAAAAAAAAAAAvAQAAX3JlbHMvLnJlbHNQSwECLQAUAAYACAAAACEAMLvVYF4F AACFEwAADgAAAAAAAAAAAAAAAAAuAgAAZHJzL2Uyb0RvYy54bWxQSwECLQAUAAYACAAAACEA+ouJ 8eUAAAARAQAADwAAAAAAAAAAAAAAAAC4BwAAZHJzL2Rvd25yZXYueG1sUEsFBgAAAAAEAAQA8wAA AMoIAAAAAA== ">
                    <o:lock v:ext="edit" aspectratio="t"/>
                    <v:shape id="Freihandform 10" o:spid="_x0000_s1027" style="position:absolute;width:55575;height:54044;visibility:visible;mso-wrap-style:square;v-text-anchor:bottom" coordsize="720,700"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vNMqyAAAAOEAAAAPAAAAZHJzL2Rvd25yZXYueG1sRI/RasMw DEXfC/sHo8HeWjsZCyOtW8rGRh4Kpek+QMRakjWWQ+w22b6+HhT6IiQu94iz2ky2ExcafOtYQ7JQ IIgrZ1quNXwdP+avIHxANtg5Jg2/5GGzfpitMDdu5ANdylCLCGGfo4YmhD6X0lcNWfQL1xPH7NsN FkM8h1qaAccIt51MlcqkxZbjhwZ7emuoOpVnq8EkP88vTtXKlZ9/xf6Y7c5Geq2fHqf3ZRzbJYhA U7g3bojCRIc0g3+juIFcXwEAAP//AwBQSwECLQAUAAYACAAAACEA2+H2y+4AAACFAQAAEwAAAAAA AAAAAAAAAAAAAAAAW0NvbnRlbnRfVHlwZXNdLnhtbFBLAQItABQABgAIAAAAIQBa9CxbvwAAABUB AAALAAAAAAAAAAAAAAAAAB8BAABfcmVscy8ucmVsc1BLAQItABQABgAIAAAAIQCVvNMqyAAAAOEA AAAPAAAAAAAAAAAAAAAAAAcCAABkcnMvZG93bnJldi54bWxQSwUGAAAAAAMAAwC3AAAA/AIAAAAA "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A15BC09" w14:textId="77777777" w:rsidR="00D54433" w:rsidRDefault="00D54433" w:rsidP="00D54433">
                            <w:pPr>
                              <w:rPr>
                                <w:color w:val="FFFFFF" w:themeColor="background1"/>
                                <w:sz w:val="72"/>
                                <w:szCs w:val="72"/>
                              </w:rPr>
                            </w:pPr>
                          </w:p>
                          <w:p w14:paraId="37CD2E25" w14:textId="178AA8E6" w:rsidR="00D54433" w:rsidRPr="0082225D" w:rsidRDefault="008F76D8" w:rsidP="0088714A">
                            <w:pPr>
                              <w:ind w:left="-709" w:right="-1021"/>
                              <w:jc w:val="center"/>
                              <w:rPr>
                                <w:b/>
                                <w:bCs/>
                                <w:color w:val="FFFFFF" w:themeColor="background1"/>
                                <w:sz w:val="32"/>
                                <w:szCs w:val="32"/>
                              </w:rPr>
                            </w:pPr>
                            <w:sdt>
                              <w:sdtPr>
                                <w:rPr>
                                  <w:color w:val="FFFFFF" w:themeColor="background1"/>
                                  <w:sz w:val="72"/>
                                  <w:szCs w:val="72"/>
                                </w:rPr>
                                <w:alias w:val="Titel"/>
                                <w:tag w:val=""/>
                                <w:id w:val="-1428190320"/>
                                <w:dataBinding w:prefixMappings="xmlns:ns0='http://purl.org/dc/elements/1.1/' xmlns:ns1='http://schemas.openxmlformats.org/package/2006/metadata/core-properties' " w:xpath="/ns1:coreProperties[1]/ns0:title[1]" w:storeItemID="{6C3C8BC8-F283-45AE-878A-BAB7291924A1}"/>
                                <w:text/>
                              </w:sdtPr>
                              <w:sdtEndPr/>
                              <w:sdtContent>
                                <w:r>
                                  <w:rPr>
                                    <w:color w:val="FFFFFF" w:themeColor="background1"/>
                                    <w:sz w:val="72"/>
                                    <w:szCs w:val="72"/>
                                  </w:rPr>
                                  <w:t>Exposé zur Masterarbeit</w:t>
                                </w:r>
                              </w:sdtContent>
                            </w:sdt>
                          </w:p>
                          <w:p w14:paraId="3B2434ED" w14:textId="77777777" w:rsidR="001008D5" w:rsidRPr="0082225D" w:rsidRDefault="001008D5" w:rsidP="001008D5">
                            <w:pPr>
                              <w:jc w:val="center"/>
                              <w:rPr>
                                <w:b/>
                                <w:bCs/>
                                <w:color w:val="FFFFFF" w:themeColor="background1"/>
                                <w:sz w:val="32"/>
                                <w:szCs w:val="32"/>
                              </w:rPr>
                            </w:pPr>
                          </w:p>
                          <w:p w14:paraId="770F2982" w14:textId="77777777" w:rsidR="001008D5" w:rsidRPr="0082225D" w:rsidRDefault="001008D5" w:rsidP="001008D5">
                            <w:pPr>
                              <w:jc w:val="center"/>
                              <w:rPr>
                                <w:b/>
                                <w:bCs/>
                                <w:color w:val="FFFFFF" w:themeColor="background1"/>
                                <w:sz w:val="32"/>
                                <w:szCs w:val="32"/>
                              </w:rPr>
                            </w:pPr>
                          </w:p>
                          <w:p w14:paraId="1BB85006" w14:textId="77777777" w:rsidR="001008D5" w:rsidRPr="0082225D" w:rsidRDefault="001008D5" w:rsidP="001008D5">
                            <w:pPr>
                              <w:jc w:val="center"/>
                              <w:rPr>
                                <w:b/>
                                <w:bCs/>
                                <w:color w:val="FFFFFF" w:themeColor="background1"/>
                                <w:sz w:val="32"/>
                                <w:szCs w:val="32"/>
                              </w:rPr>
                            </w:pPr>
                          </w:p>
                          <w:p w14:paraId="08E2A9F5" w14:textId="77777777" w:rsidR="001008D5" w:rsidRPr="0082225D" w:rsidRDefault="001008D5" w:rsidP="001008D5">
                            <w:pPr>
                              <w:jc w:val="center"/>
                              <w:rPr>
                                <w:b/>
                                <w:bCs/>
                                <w:color w:val="FFFFFF" w:themeColor="background1"/>
                                <w:sz w:val="32"/>
                                <w:szCs w:val="32"/>
                              </w:rPr>
                            </w:pPr>
                          </w:p>
                          <w:p w14:paraId="08074EC5" w14:textId="77777777" w:rsidR="00D54433" w:rsidRDefault="00D54433" w:rsidP="00D54433">
                            <w:pPr>
                              <w:ind w:right="-1205"/>
                              <w:rPr>
                                <w:b/>
                                <w:bCs/>
                                <w:color w:val="FFFFFF" w:themeColor="background1"/>
                                <w:sz w:val="32"/>
                                <w:szCs w:val="32"/>
                              </w:rPr>
                            </w:pPr>
                          </w:p>
                          <w:p w14:paraId="245551D7" w14:textId="77777777" w:rsidR="00D54433" w:rsidRDefault="00D54433" w:rsidP="00D54433">
                            <w:pPr>
                              <w:ind w:right="-1205"/>
                              <w:rPr>
                                <w:b/>
                                <w:bCs/>
                                <w:color w:val="FFFFFF" w:themeColor="background1"/>
                                <w:sz w:val="32"/>
                                <w:szCs w:val="32"/>
                              </w:rPr>
                            </w:pPr>
                          </w:p>
                          <w:p w14:paraId="27B56A8D" w14:textId="0C69AA42" w:rsidR="001008D5" w:rsidRPr="0082225D" w:rsidRDefault="001008D5" w:rsidP="00FC2FC8">
                            <w:pPr>
                              <w:ind w:left="-993" w:right="-1205"/>
                              <w:jc w:val="center"/>
                              <w:rPr>
                                <w:color w:val="FFFFFF" w:themeColor="background1"/>
                                <w:sz w:val="28"/>
                                <w:szCs w:val="28"/>
                              </w:rPr>
                            </w:pPr>
                            <w:r>
                              <w:rPr>
                                <w:color w:val="FFFFFF" w:themeColor="background1"/>
                                <w:sz w:val="28"/>
                                <w:szCs w:val="28"/>
                              </w:rPr>
                              <w:t>Cloud-native Referenzarchitektur für GenAIOps mit Quality-Gate-Kontrollsystem zur lifecycle-integrierten Operationalisierung regulatorischer, technischer und strategischer Anforderungen</w:t>
                            </w:r>
                          </w:p>
                          <w:p w14:paraId="75C55B1E" w14:textId="77777777" w:rsidR="001008D5" w:rsidRPr="0082225D" w:rsidRDefault="001008D5" w:rsidP="00D54433">
                            <w:pPr>
                              <w:jc w:val="center"/>
                              <w:rPr>
                                <w:b/>
                                <w:bCs/>
                                <w:color w:val="FFFFFF" w:themeColor="background1"/>
                                <w:sz w:val="32"/>
                                <w:szCs w:val="32"/>
                              </w:rPr>
                            </w:pPr>
                          </w:p>
                          <w:p w14:paraId="2F457B12" w14:textId="77777777" w:rsidR="001008D5" w:rsidRPr="0082225D" w:rsidRDefault="001008D5" w:rsidP="001008D5">
                            <w:pPr>
                              <w:jc w:val="center"/>
                              <w:rPr>
                                <w:b/>
                                <w:bCs/>
                                <w:color w:val="FFFFFF" w:themeColor="background1"/>
                                <w:sz w:val="32"/>
                                <w:szCs w:val="32"/>
                              </w:rPr>
                            </w:pPr>
                          </w:p>
                          <w:p w14:paraId="178F2E0B" w14:textId="77777777" w:rsidR="001008D5" w:rsidRPr="0082225D" w:rsidRDefault="001008D5" w:rsidP="001008D5">
                            <w:pPr>
                              <w:jc w:val="center"/>
                              <w:rPr>
                                <w:b/>
                                <w:bCs/>
                                <w:color w:val="FFFFFF" w:themeColor="background1"/>
                                <w:sz w:val="32"/>
                                <w:szCs w:val="32"/>
                              </w:rPr>
                            </w:pPr>
                          </w:p>
                          <w:p w14:paraId="6AE620EE" w14:textId="77777777" w:rsidR="001008D5" w:rsidRPr="0082225D" w:rsidRDefault="001008D5" w:rsidP="001008D5">
                            <w:pPr>
                              <w:jc w:val="center"/>
                              <w:rPr>
                                <w:b/>
                                <w:bCs/>
                                <w:color w:val="FFFFFF" w:themeColor="background1"/>
                                <w:sz w:val="32"/>
                                <w:szCs w:val="32"/>
                              </w:rPr>
                            </w:pPr>
                          </w:p>
                          <w:p w14:paraId="198A2880" w14:textId="77777777" w:rsidR="001008D5" w:rsidRPr="0082225D" w:rsidRDefault="001008D5" w:rsidP="001008D5">
                            <w:pPr>
                              <w:jc w:val="center"/>
                              <w:rPr>
                                <w:b/>
                                <w:bCs/>
                                <w:color w:val="FFFFFF" w:themeColor="background1"/>
                                <w:sz w:val="32"/>
                                <w:szCs w:val="32"/>
                              </w:rPr>
                            </w:pPr>
                          </w:p>
                          <w:p w14:paraId="6440687A" w14:textId="77777777" w:rsidR="001008D5" w:rsidRPr="0082225D" w:rsidRDefault="001008D5" w:rsidP="001008D5">
                            <w:pPr>
                              <w:jc w:val="center"/>
                              <w:rPr>
                                <w:b/>
                                <w:bCs/>
                                <w:color w:val="FFFFFF" w:themeColor="background1"/>
                                <w:sz w:val="32"/>
                                <w:szCs w:val="32"/>
                              </w:rPr>
                            </w:pPr>
                          </w:p>
                          <w:p w14:paraId="15F4F015" w14:textId="77777777" w:rsidR="001008D5" w:rsidRPr="0082225D" w:rsidRDefault="001008D5" w:rsidP="001008D5">
                            <w:pPr>
                              <w:jc w:val="center"/>
                              <w:rPr>
                                <w:b/>
                                <w:bCs/>
                                <w:color w:val="FFFFFF" w:themeColor="background1"/>
                                <w:sz w:val="32"/>
                                <w:szCs w:val="32"/>
                              </w:rPr>
                            </w:pPr>
                          </w:p>
                          <w:p w14:paraId="70AB0E59" w14:textId="77777777" w:rsidR="001008D5" w:rsidRPr="0082225D" w:rsidRDefault="001008D5" w:rsidP="001008D5">
                            <w:pPr>
                              <w:jc w:val="center"/>
                              <w:rPr>
                                <w:b/>
                                <w:bCs/>
                                <w:color w:val="FFFFFF" w:themeColor="background1"/>
                                <w:sz w:val="32"/>
                                <w:szCs w:val="32"/>
                              </w:rPr>
                            </w:pPr>
                          </w:p>
                          <w:p w14:paraId="6D52596D" w14:textId="77777777" w:rsidR="001008D5" w:rsidRPr="0082225D" w:rsidRDefault="001008D5" w:rsidP="001008D5">
                            <w:pPr>
                              <w:jc w:val="center"/>
                              <w:rPr>
                                <w:b/>
                                <w:bCs/>
                                <w:color w:val="FFFFFF" w:themeColor="background1"/>
                                <w:sz w:val="32"/>
                                <w:szCs w:val="32"/>
                              </w:rPr>
                            </w:pPr>
                          </w:p>
                          <w:p w14:paraId="0B3D966C" w14:textId="77777777" w:rsidR="001008D5" w:rsidRPr="0082225D" w:rsidRDefault="001008D5" w:rsidP="001008D5">
                            <w:pPr>
                              <w:jc w:val="center"/>
                              <w:rPr>
                                <w:b/>
                                <w:bCs/>
                                <w:color w:val="FFFFFF" w:themeColor="background1"/>
                                <w:sz w:val="32"/>
                                <w:szCs w:val="32"/>
                              </w:rPr>
                            </w:pPr>
                          </w:p>
                          <w:p w14:paraId="54C06F65" w14:textId="77777777" w:rsidR="001008D5" w:rsidRPr="0082225D" w:rsidRDefault="001008D5" w:rsidP="001008D5">
                            <w:pPr>
                              <w:jc w:val="center"/>
                              <w:rPr>
                                <w:b/>
                                <w:bCs/>
                                <w:color w:val="FFFFFF" w:themeColor="background1"/>
                                <w:sz w:val="32"/>
                                <w:szCs w:val="32"/>
                              </w:rPr>
                            </w:pPr>
                          </w:p>
                          <w:p w14:paraId="757E5E70" w14:textId="77777777" w:rsidR="001008D5" w:rsidRPr="0082225D" w:rsidRDefault="001008D5" w:rsidP="001008D5">
                            <w:pPr>
                              <w:jc w:val="center"/>
                              <w:rPr>
                                <w:b/>
                                <w:bCs/>
                                <w:color w:val="FFFFFF" w:themeColor="background1"/>
                                <w:sz w:val="32"/>
                                <w:szCs w:val="32"/>
                              </w:rPr>
                            </w:pPr>
                          </w:p>
                          <w:p w14:paraId="0BF9EC59" w14:textId="77777777" w:rsidR="001008D5" w:rsidRPr="00AE3A64" w:rsidRDefault="001008D5" w:rsidP="001008D5">
                            <w:pPr>
                              <w:jc w:val="center"/>
                              <w:rPr>
                                <w:color w:val="FFFFFF" w:themeColor="background1"/>
                                <w:sz w:val="32"/>
                                <w:szCs w:val="32"/>
                              </w:rPr>
                            </w:pPr>
                          </w:p>
                          <w:p w14:paraId="0DECB6FA" w14:textId="77777777" w:rsidR="001008D5" w:rsidRPr="0082225D" w:rsidRDefault="001008D5" w:rsidP="001008D5">
                            <w:pPr>
                              <w:jc w:val="center"/>
                              <w:rPr>
                                <w:color w:val="FFFFFF" w:themeColor="background1"/>
                                <w:sz w:val="72"/>
                                <w:szCs w:val="72"/>
                              </w:rPr>
                            </w:pPr>
                          </w:p>
                        </w:txbxContent>
                      </v:textbox>
                    </v:shape>
                    <v:shape id="Freihandform 11" o:spid="_x0000_s1028" style="position:absolute;left:8763;top:47697;width:46850;height:5099;visibility:visible;mso-wrap-style:square;v-text-anchor:bottom" coordsize="60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GIOUyQAAAOEAAAAPAAAAZHJzL2Rvd25yZXYueG1sRI/BasJA EIbvBd9hGaG3uokHlegqohR6ENE0FnIbsmMSzM6G7BrTt3eFQi/DDD//N3yrzWAa0VPnassK4kkE griwuuZSQfb9+bEA4TyyxsYyKfglB5v16G2FibYPPlOf+lIECLsEFVTet4mUrqjIoJvYljhkV9sZ 9OHsSqk7fAS4aeQ0imbSYM3hQ4Ut7SoqbundKNgu8p/7gdpL3p/y4/GcXrI4i5V6Hw/7ZRjbJQhP g/9v/CG+dHCYzuFlFDaQ6ycAAAD//wMAUEsBAi0AFAAGAAgAAAAhANvh9svuAAAAhQEAABMAAAAA AAAAAAAAAAAAAAAAAFtDb250ZW50X1R5cGVzXS54bWxQSwECLQAUAAYACAAAACEAWvQsW78AAAAV AQAACwAAAAAAAAAAAAAAAAAfAQAAX3JlbHMvLnJlbHNQSwECLQAUAAYACAAAACEASxiDlMkAAADh AAAADwAAAAAAAAAAAAAAAAAHAgAAZHJzL2Rvd25yZXYueG1sUEsFBgAAAAADAAMAtwAAAP0CAAAA AA== "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mc:AlternateContent>
              <mc:Choice Requires="wps">
                <w:drawing>
                  <wp:anchor distT="0" distB="0" distL="114300" distR="114300" simplePos="0" relativeHeight="251658241" behindDoc="0" locked="0" layoutInCell="1" allowOverlap="1" wp14:anchorId="79947272" wp14:editId="6020E994">
                    <wp:simplePos x="0" y="0"/>
                    <wp:positionH relativeFrom="margin">
                      <wp:posOffset>4416884</wp:posOffset>
                    </wp:positionH>
                    <wp:positionV relativeFrom="page">
                      <wp:posOffset>303530</wp:posOffset>
                    </wp:positionV>
                    <wp:extent cx="584835" cy="972185"/>
                    <wp:effectExtent l="0" t="0" r="0" b="5715"/>
                    <wp:wrapNone/>
                    <wp:docPr id="130" name="Rechteck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4835" cy="97218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8EAEDA" w14:textId="77777777" w:rsidR="002B5FA2" w:rsidRDefault="002B5FA2" w:rsidP="003172A9">
                                <w:pPr>
                                  <w:pStyle w:val="KeinLeerraum"/>
                                  <w:jc w:val="center"/>
                                  <w:rPr>
                                    <w:color w:val="FFFFFF" w:themeColor="background1"/>
                                    <w:sz w:val="24"/>
                                    <w:szCs w:val="24"/>
                                  </w:rPr>
                                </w:pPr>
                              </w:p>
                              <w:sdt>
                                <w:sdtPr>
                                  <w:rPr>
                                    <w:b/>
                                    <w:bCs/>
                                    <w:color w:val="FFFFFF" w:themeColor="background1"/>
                                  </w:rPr>
                                  <w:alias w:val="Jahr"/>
                                  <w:tag w:val=""/>
                                  <w:id w:val="1595126926"/>
                                  <w:dataBinding w:prefixMappings="xmlns:ns0='http://schemas.microsoft.com/office/2006/coverPageProps' " w:xpath="/ns0:CoverPageProperties[1]/ns0:PublishDate[1]" w:storeItemID="{55AF091B-3C7A-41E3-B477-F2FDAA23CFDA}"/>
                                  <w:date w:fullDate="2026-02-27T00:00:00Z">
                                    <w:dateFormat w:val="yyyy"/>
                                    <w:lid w:val="de-DE"/>
                                    <w:storeMappedDataAs w:val="dateTime"/>
                                    <w:calendar w:val="gregorian"/>
                                  </w:date>
                                </w:sdtPr>
                                <w:sdtEndPr/>
                                <w:sdtContent>
                                  <w:p w14:paraId="68C0C90C" w14:textId="51CB7C8E" w:rsidR="001008D5" w:rsidRPr="002B5FA2" w:rsidRDefault="002B5FA2" w:rsidP="003172A9">
                                    <w:pPr>
                                      <w:pStyle w:val="KeinLeerraum"/>
                                      <w:jc w:val="center"/>
                                      <w:rPr>
                                        <w:color w:val="FFFFFF" w:themeColor="background1"/>
                                      </w:rPr>
                                    </w:pPr>
                                    <w:r>
                                      <w:rPr>
                                        <w:b/>
                                        <w:bCs/>
                                        <w:color w:val="FFFFFF" w:themeColor="background1"/>
                                        <w:lang w:val="de-DE"/>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9947272" id="Rechteck 35" o:spid="_x0000_s1029" style="position:absolute;margin-left:347.8pt;margin-top:23.9pt;width:46.05pt;height:76.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0HggwIAAGYFAAAOAAAAZHJzL2Uyb0RvYy54bWysVE1v2zAMvQ/YfxB0X51kzZoZcYogRYYB QVu0HXpWZCk2JouapMTOfv0oyXGDtthhmA+C+PVIPZOcX3eNIgdhXQ26oOOLESVCcyhrvSvoj6f1 pxklzjNdMgVaFPQoHL1efPwwb00uJlCBKoUlCKJd3pqCVt6bPMscr0TD3AUYodEowTbMo2h3WWlZ i+iNyiaj0ZesBVsaC1w4h9qbZKSLiC+l4P5OSic8UQXF2nw8bTy34cwWc5bvLDNVzfsy2D9U0bBa Y9IB6oZ5Rva2fgPV1NyCA+kvODQZSFlzEd+ArxmPXr3msWJGxLcgOc4MNLn/B8tvD4/m3obSndkA /+mIhlXF9E4snUH68KcGkrLWuHxwDoLrwzppmxCObyFdJPY4ECs6Tzgqp7PL2ecpJRxNX68m49k0 YrL8FGys898ENCRcCmoxcaSTHTbOh/QsP7mEXEqHU8O6VipZgybWmMqKBfqjEsn7QUhSl1jIJKLG 7hIrZcmBYV8wzoX242SqWCmSejrCr69ziIilKI2AAVli/gG7Bwid+xY7Vdn7h1ARm3MIHv2tsBQ8 RMTMoP0Q3NQa7HsACl/VZ07+J5ISNYEl32075Kb/zUGzhfJ4b4mFNCzO8HWNf2XDnL9nFqcD5wgn 3t/hIRW0BYX+RkkF9vd7+uCPTYtWSlqctoK6X3tmBSXqu8Z2vpxeTcJ4ngv2XNieC3rfrAB/3Bh3 i+HxisHWq9NVWmiecTEsQ1Y0Mc0xd0G3p+vKpx2Ai4WL5TI64UAa5jf60fAAHVgOPffUPTNr+sb0 2NG3cJpLlr/qz+QbIjUs9x5kHZv3hdWefxzm2Ej94gnb4lyOXi/rcfEHAAD//wMAUEsDBBQABgAI AAAAIQB/ZOvx5QAAAA8BAAAPAAAAZHJzL2Rvd25yZXYueG1sTI9BT8MwDIXvSPyHyEhcEEsZrN26 phOCbickYExI3LzGNBVNUjXZVv495gQXS5af33tfsRptJ440hNY7BTeTBAS52uvWNQp2b+vrOYgQ 0WnsvCMF3xRgVZ6fFZhrf3KvdNzGRrCJCzkqMDH2uZShNmQxTHxPjm+ffrAYeR0aqQc8sbnt5DRJ UmmxdZxgsKcHQ/XX9mAV4Prl6r2fVpUnfHquNnK2uzUfSl1ejI9LHvdLEJHG+PcBvwzcH0outvcH p4PoFKSLWcpSBXcZc7Agm2cZiL0CDl+ALAv5n6P8AQAA//8DAFBLAQItABQABgAIAAAAIQC2gziS /gAAAOEBAAATAAAAAAAAAAAAAAAAAAAAAABbQ29udGVudF9UeXBlc10ueG1sUEsBAi0AFAAGAAgA AAAhADj9If/WAAAAlAEAAAsAAAAAAAAAAAAAAAAALwEAAF9yZWxzLy5yZWxzUEsBAi0AFAAGAAgA AAAhAL+LQeCDAgAAZgUAAA4AAAAAAAAAAAAAAAAALgIAAGRycy9lMm9Eb2MueG1sUEsBAi0AFAAG AAgAAAAhAH9k6/HlAAAADwEAAA8AAAAAAAAAAAAAAAAA3QQAAGRycy9kb3ducmV2LnhtbFBLBQYA AAAABAAEAPMAAADvBQAAAAA= " fillcolor="#156082 [3204]" stroked="f" strokeweight="1.5pt">
                    <o:lock v:ext="edit" aspectratio="t"/>
                    <v:textbox inset="3.6pt,,3.6pt">
                      <w:txbxContent>
                        <w:p w14:paraId="008EAEDA" w14:textId="77777777" w:rsidR="002B5FA2" w:rsidRDefault="002B5FA2" w:rsidP="003172A9">
                          <w:pPr>
                            <w:pStyle w:val="KeinLeerraum"/>
                            <w:jc w:val="center"/>
                            <w:rPr>
                              <w:color w:val="FFFFFF" w:themeColor="background1"/>
                              <w:sz w:val="24"/>
                              <w:szCs w:val="24"/>
                            </w:rPr>
                          </w:pPr>
                        </w:p>
                        <w:sdt>
                          <w:sdtPr>
                            <w:rPr>
                              <w:b/>
                              <w:bCs/>
                              <w:color w:val="FFFFFF" w:themeColor="background1"/>
                            </w:rPr>
                            <w:alias w:val="Jahr"/>
                            <w:tag w:val=""/>
                            <w:id w:val="1595126926"/>
                            <w:dataBinding w:prefixMappings="xmlns:ns0='http://schemas.microsoft.com/office/2006/coverPageProps' " w:xpath="/ns0:CoverPageProperties[1]/ns0:PublishDate[1]" w:storeItemID="{55AF091B-3C7A-41E3-B477-F2FDAA23CFDA}"/>
                            <w:date w:fullDate="2026-02-27T00:00:00Z">
                              <w:dateFormat w:val="yyyy"/>
                              <w:lid w:val="de-DE"/>
                              <w:storeMappedDataAs w:val="dateTime"/>
                              <w:calendar w:val="gregorian"/>
                            </w:date>
                          </w:sdtPr>
                          <w:sdtEndPr/>
                          <w:sdtContent>
                            <w:p w14:paraId="68C0C90C" w14:textId="51CB7C8E" w:rsidR="001008D5" w:rsidRPr="002B5FA2" w:rsidRDefault="002B5FA2" w:rsidP="003172A9">
                              <w:pPr>
                                <w:pStyle w:val="KeinLeerraum"/>
                                <w:jc w:val="center"/>
                                <w:rPr>
                                  <w:color w:val="FFFFFF" w:themeColor="background1"/>
                                </w:rPr>
                              </w:pPr>
                              <w:r>
                                <w:rPr>
                                  <w:b/>
                                  <w:bCs/>
                                  <w:color w:val="FFFFFF" w:themeColor="background1"/>
                                  <w:lang w:val="de-DE"/>
                                </w:rPr>
                                <w:t>2026</w:t>
                              </w:r>
                            </w:p>
                          </w:sdtContent>
                        </w:sdt>
                      </w:txbxContent>
                    </v:textbox>
                    <w10:wrap anchorx="margin" anchory="page"/>
                  </v:rect>
                </w:pict>
              </mc:Fallback>
            </mc:AlternateContent>
            <mc:AlternateContent>
              <mc:Choice Requires="wps">
                <w:drawing>
                  <wp:anchor distT="0" distB="0" distL="114300" distR="114300" simplePos="0" relativeHeight="251658243" behindDoc="0" locked="0" layoutInCell="1" allowOverlap="1" wp14:anchorId="4652AC9E" wp14:editId="16902D22">
                    <wp:simplePos x="0" y="0"/>
                    <wp:positionH relativeFrom="page">
                      <wp:posOffset>455930</wp:posOffset>
                    </wp:positionH>
                    <wp:positionV relativeFrom="margin">
                      <wp:posOffset>8738870</wp:posOffset>
                    </wp:positionV>
                    <wp:extent cx="5753100" cy="146050"/>
                    <wp:effectExtent l="0" t="0" r="0" b="6350"/>
                    <wp:wrapSquare wrapText="bothSides"/>
                    <wp:docPr id="128" name="Textfeld 31"/>
                    <wp:cNvGraphicFramePr/>
                    <a:graphic xmlns:a="http://schemas.openxmlformats.org/drawingml/2006/main">
                      <a:graphicData uri="http://schemas.microsoft.com/office/word/2010/wordprocessingShape">
                        <wps:wsp>
                          <wps:cNvSpPr txBox="1"/>
                          <wps:spPr>
                            <a:xfrm>
                              <a:off x="0" y="0"/>
                              <a:ext cx="575310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4417A" w14:textId="7C2E1C1E" w:rsidR="001008D5" w:rsidRPr="0088714A" w:rsidRDefault="008F76D8" w:rsidP="001008D5">
                                <w:pPr>
                                  <w:pStyle w:val="KeinLeerraum"/>
                                  <w:rPr>
                                    <w:color w:val="7F7F7F" w:themeColor="text1" w:themeTint="80"/>
                                    <w:sz w:val="20"/>
                                    <w:szCs w:val="20"/>
                                  </w:rPr>
                                </w:pPr>
                                <w:sdt>
                                  <w:sdtPr>
                                    <w:rPr>
                                      <w:caps/>
                                      <w:color w:val="7F7F7F" w:themeColor="text1" w:themeTint="80"/>
                                      <w:sz w:val="20"/>
                                      <w:szCs w:val="20"/>
                                    </w:rPr>
                                    <w:alias w:val="Firma"/>
                                    <w:tag w:val=""/>
                                    <w:id w:val="-1880927279"/>
                                    <w:dataBinding w:prefixMappings="xmlns:ns0='http://schemas.openxmlformats.org/officeDocument/2006/extended-properties' " w:xpath="/ns0:Properties[1]/ns0:Company[1]" w:storeItemID="{6668398D-A668-4E3E-A5EB-62B293D839F1}"/>
                                    <w:text/>
                                  </w:sdtPr>
                                  <w:sdtEndPr/>
                                  <w:sdtContent>
                                    <w:r>
                                      <w:rPr>
                                        <w:caps/>
                                        <w:color w:val="7F7F7F" w:themeColor="text1" w:themeTint="80"/>
                                        <w:sz w:val="20"/>
                                        <w:szCs w:val="20"/>
                                      </w:rPr>
                                      <w:t>SRH FERNHOCHSCHULE</w:t>
                                    </w:r>
                                  </w:sdtContent>
                                </w:sdt>
                                <w:r>
                                  <w:rPr>
                                    <w:caps/>
                                    <w:color w:val="7F7F7F" w:themeColor="text1" w:themeTint="80"/>
                                    <w:sz w:val="20"/>
                                    <w:szCs w:val="20"/>
                                  </w:rPr>
                                  <w:t> </w:t>
                                </w:r>
                                <w:r>
                                  <w:rPr>
                                    <w:color w:val="7F7F7F" w:themeColor="text1" w:themeTint="80"/>
                                    <w:sz w:val="20"/>
                                    <w:szCs w:val="20"/>
                                  </w:rPr>
                                  <w:t>- The Mobile University | </w:t>
                                </w:r>
                                <w:sdt>
                                  <w:sdtPr>
                                    <w:rPr>
                                      <w:color w:val="7F7F7F" w:themeColor="text1" w:themeTint="80"/>
                                      <w:sz w:val="20"/>
                                      <w:szCs w:val="20"/>
                                    </w:rPr>
                                    <w:alias w:val="Adresse"/>
                                    <w:tag w:val=""/>
                                    <w:id w:val="-1023088507"/>
                                    <w:dataBinding w:prefixMappings="xmlns:ns0='http://schemas.microsoft.com/office/2006/coverPageProps' " w:xpath="/ns0:CoverPageProperties[1]/ns0:CompanyAddress[1]" w:storeItemID="{55AF091B-3C7A-41E3-B477-F2FDAA23CFDA}"/>
                                    <w:text/>
                                  </w:sdtPr>
                                  <w:sdtEndPr/>
                                  <w:sdtContent>
                                    <w:r>
                                      <w:rPr>
                                        <w:color w:val="7F7F7F" w:themeColor="text1" w:themeTint="80"/>
                                        <w:sz w:val="20"/>
                                        <w:szCs w:val="20"/>
                                      </w:rPr>
                                      <w:t>Stuttgart</w:t>
                                    </w:r>
                                  </w:sdtContent>
                                </w:sdt>
                                <w:r>
                                  <w:rPr>
                                    <w:color w:val="7F7F7F" w:themeColor="text1" w:themeTint="80"/>
                                    <w:sz w:val="20"/>
                                    <w:szCs w:val="20"/>
                                  </w:rPr>
                                  <w:t xml:space="preserve">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652AC9E" id="_x0000_t202" coordsize="21600,21600" o:spt="202" path="m,l,21600r21600,l21600,xe">
                    <v:stroke joinstyle="miter"/>
                    <v:path gradientshapeok="t" o:connecttype="rect"/>
                  </v:shapetype>
                  <v:shape id="Textfeld 31" o:spid="_x0000_s1030" type="#_x0000_t202" style="position:absolute;margin-left:35.9pt;margin-top:688.1pt;width:453pt;height:11.5pt;z-index:251658243;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FuK1bQIAAD8FAAAOAAAAZHJzL2Uyb0RvYy54bWysVEtv2zAMvg/YfxB0X22n76BOkbXoMKBo i6VDz4osNcZkUZOY2NmvLyXbSdft0mEXmyI/8flRF5ddY9hG+VCDLXlxkHOmrISqts8l//548+mM s4DCVsKAVSXfqsAvZx8/XLRuqiawAlMpz8iJDdPWlXyF6KZZFuRKNSIcgFOWjBp8I5CO/jmrvGjJ e2OySZ6fZC34ynmQKgTSXvdGPkv+tVYS77UOCpkpOeWG6evTdxm/2exCTJ+9cKtaDmmIf8iiEbWl oDtX1wIFW/v6D1dNLT0E0HggoclA61qqVANVU+RvqlmshFOpFmpOcLs2hf/nVt5tFu7BM+w+Q0cD jA1pXZgGUsZ6Ou2b+KdMGdmphdtd21SHTJLy+PT4sMjJJMlWHJ3kx6mv2f628wG/KGhYFEruaSyp W2JzG5AiEnSExGAWbmpj0miMZW3JTw7J5W8WumFs1Kg05MHNPvMk4daoiDH2m9KsrlIBUZHopa6M ZxtBxBBSKoup9uSX0BGlKYn3XBzw+6zec7mvY4wMFneXm9qCT9W/Sbv6Maasezw18lXdUcRu2VHh JZ+Mg11CtaV5e+hXITh5U9NQbkXAB+GJ+zRH2me8p482QM2HQeJsBf7X3/QRT5QkK2ct7VLJw8+1 8Ioz89USWc+Lo6PID0wnEnwSivz8dHJGx+Wot+vmCmggBT0aTiYxotGMovbQPNHGz2NAMgkrKWzJ l6N4hf1y04sh1XyeQLRpTuCtXTgZXcf5RLY9dk/Cu4GSSGS+g3HhxPQNM3tsoo6br5H4mWgbW9w3 dGg9bWli8/CixGfg9Tmh9u/e7AUAAP//AwBQSwMEFAAGAAgAAAAhAF2IMmfjAAAAEQEAAA8AAABk cnMvZG93bnJldi54bWxMj0FPwzAMhe9I/IfISNxYuk5aadd0giGQ4MaGdnZbryk0SUmyrfx7vBNc LPnZfv5euZ7MIE7kQ++sgvksAUG2cW1vOwUfu+e7exAhom1xcJYU/FCAdXV9VWLRurN9p9M2doJN bChQgY5xLKQMjSaDYeZGsjw7OG8wcus72Xo8s7kZZJokS2mwt/xB40gbTc3X9mgUpN/1Ti9eu5dm 80mPe9m/eelQqdub6WnF5WEFItIU/y7gkoH5oWKw2h1tG8SgIJszfmR9kS1TELyRZxlL9UXK8xRk Vcr/SapfAAAA//8DAFBLAQItABQABgAIAAAAIQC2gziS/gAAAOEBAAATAAAAAAAAAAAAAAAAAAAA AABbQ29udGVudF9UeXBlc10ueG1sUEsBAi0AFAAGAAgAAAAhADj9If/WAAAAlAEAAAsAAAAAAAAA AAAAAAAALwEAAF9yZWxzLy5yZWxzUEsBAi0AFAAGAAgAAAAhAN8W4rVtAgAAPwUAAA4AAAAAAAAA AAAAAAAALgIAAGRycy9lMm9Eb2MueG1sUEsBAi0AFAAGAAgAAAAhAF2IMmfjAAAAEQEAAA8AAAAA AAAAAAAAAAAAxwQAAGRycy9kb3ducmV2LnhtbFBLBQYAAAAABAAEAPMAAADXBQAAAAA= " filled="f" stroked="f" strokeweight=".5pt">
                    <v:textbox style="mso-fit-shape-to-text:t" inset="1in,0,86.4pt,0">
                      <w:txbxContent>
                        <w:p w14:paraId="4D34417A" w14:textId="7C2E1C1E" w:rsidR="001008D5" w:rsidRPr="0088714A" w:rsidRDefault="008F76D8" w:rsidP="001008D5">
                          <w:pPr>
                            <w:pStyle w:val="KeinLeerraum"/>
                            <w:rPr>
                              <w:color w:val="7F7F7F" w:themeColor="text1" w:themeTint="80"/>
                              <w:sz w:val="20"/>
                              <w:szCs w:val="20"/>
                            </w:rPr>
                          </w:pPr>
                          <w:sdt>
                            <w:sdtPr>
                              <w:rPr>
                                <w:caps/>
                                <w:color w:val="7F7F7F" w:themeColor="text1" w:themeTint="80"/>
                                <w:sz w:val="20"/>
                                <w:szCs w:val="20"/>
                              </w:rPr>
                              <w:alias w:val="Firma"/>
                              <w:tag w:val=""/>
                              <w:id w:val="-1880927279"/>
                              <w:dataBinding w:prefixMappings="xmlns:ns0='http://schemas.openxmlformats.org/officeDocument/2006/extended-properties' " w:xpath="/ns0:Properties[1]/ns0:Company[1]" w:storeItemID="{6668398D-A668-4E3E-A5EB-62B293D839F1}"/>
                              <w:text/>
                            </w:sdtPr>
                            <w:sdtEndPr/>
                            <w:sdtContent>
                              <w:r>
                                <w:rPr>
                                  <w:caps/>
                                  <w:color w:val="7F7F7F" w:themeColor="text1" w:themeTint="80"/>
                                  <w:sz w:val="20"/>
                                  <w:szCs w:val="20"/>
                                </w:rPr>
                                <w:t>SRH FERNHOCHSCHULE</w:t>
                              </w:r>
                            </w:sdtContent>
                          </w:sdt>
                          <w:r>
                            <w:rPr>
                              <w:caps/>
                              <w:color w:val="7F7F7F" w:themeColor="text1" w:themeTint="80"/>
                              <w:sz w:val="20"/>
                              <w:szCs w:val="20"/>
                            </w:rPr>
                            <w:t> </w:t>
                          </w:r>
                          <w:r>
                            <w:rPr>
                              <w:color w:val="7F7F7F" w:themeColor="text1" w:themeTint="80"/>
                              <w:sz w:val="20"/>
                              <w:szCs w:val="20"/>
                            </w:rPr>
                            <w:t>- The Mobile University | </w:t>
                          </w:r>
                          <w:sdt>
                            <w:sdtPr>
                              <w:rPr>
                                <w:color w:val="7F7F7F" w:themeColor="text1" w:themeTint="80"/>
                                <w:sz w:val="20"/>
                                <w:szCs w:val="20"/>
                              </w:rPr>
                              <w:alias w:val="Adresse"/>
                              <w:tag w:val=""/>
                              <w:id w:val="-1023088507"/>
                              <w:dataBinding w:prefixMappings="xmlns:ns0='http://schemas.microsoft.com/office/2006/coverPageProps' " w:xpath="/ns0:CoverPageProperties[1]/ns0:CompanyAddress[1]" w:storeItemID="{55AF091B-3C7A-41E3-B477-F2FDAA23CFDA}"/>
                              <w:text/>
                            </w:sdtPr>
                            <w:sdtEndPr/>
                            <w:sdtContent>
                              <w:r>
                                <w:rPr>
                                  <w:color w:val="7F7F7F" w:themeColor="text1" w:themeTint="80"/>
                                  <w:sz w:val="20"/>
                                  <w:szCs w:val="20"/>
                                </w:rPr>
                                <w:t>Stuttgart</w:t>
                              </w:r>
                            </w:sdtContent>
                          </w:sdt>
                          <w:r>
                            <w:rPr>
                              <w:color w:val="7F7F7F" w:themeColor="text1" w:themeTint="80"/>
                              <w:sz w:val="20"/>
                              <w:szCs w:val="20"/>
                            </w:rPr>
                            <w:t xml:space="preserve"> </w:t>
                          </w:r>
                        </w:p>
                      </w:txbxContent>
                    </v:textbox>
                    <w10:wrap type="square" anchorx="page" anchory="margin"/>
                  </v:shape>
                </w:pict>
              </mc:Fallback>
            </mc:AlternateContent>
          </w:r>
        </w:p>
        <w:p w14:paraId="36E714CB" w14:textId="3C4F56B5" w:rsidR="00D54433" w:rsidRDefault="0088714A" w:rsidP="00D54433">
          <w:r>
            <w:rPr>
              <w:noProof/>
            </w:rPr>
            <mc:AlternateContent>
              <mc:Choice Requires="wps">
                <w:drawing>
                  <wp:anchor distT="0" distB="0" distL="114300" distR="114300" simplePos="0" relativeHeight="251658242" behindDoc="0" locked="0" layoutInCell="1" allowOverlap="1" wp14:anchorId="256D5A2B" wp14:editId="671253BA">
                    <wp:simplePos x="0" y="0"/>
                    <wp:positionH relativeFrom="page">
                      <wp:posOffset>450215</wp:posOffset>
                    </wp:positionH>
                    <wp:positionV relativeFrom="page">
                      <wp:posOffset>8061352</wp:posOffset>
                    </wp:positionV>
                    <wp:extent cx="5753100" cy="1300480"/>
                    <wp:effectExtent l="0" t="0" r="0" b="7620"/>
                    <wp:wrapSquare wrapText="bothSides"/>
                    <wp:docPr id="129" name="Textfeld 33"/>
                    <wp:cNvGraphicFramePr/>
                    <a:graphic xmlns:a="http://schemas.openxmlformats.org/drawingml/2006/main">
                      <a:graphicData uri="http://schemas.microsoft.com/office/word/2010/wordprocessingShape">
                        <wps:wsp>
                          <wps:cNvSpPr txBox="1"/>
                          <wps:spPr>
                            <a:xfrm>
                              <a:off x="0" y="0"/>
                              <a:ext cx="5753100" cy="1300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Untertite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0FB46E63" w14:textId="77777777" w:rsidR="001008D5" w:rsidRDefault="001008D5" w:rsidP="001008D5">
                                    <w:pPr>
                                      <w:pStyle w:val="KeinLeerraum"/>
                                      <w:spacing w:before="40" w:after="40"/>
                                      <w:rPr>
                                        <w:caps/>
                                        <w:color w:val="156082" w:themeColor="accent1"/>
                                        <w:sz w:val="28"/>
                                        <w:szCs w:val="28"/>
                                      </w:rPr>
                                    </w:pPr>
                                    <w:r>
                                      <w:rPr>
                                        <w:caps/>
                                        <w:color w:val="156082" w:themeColor="accent1"/>
                                        <w:sz w:val="28"/>
                                        <w:szCs w:val="28"/>
                                      </w:rPr>
                                      <w:t xml:space="preserve">     </w:t>
                                    </w:r>
                                  </w:p>
                                </w:sdtContent>
                              </w:sdt>
                              <w:sdt>
                                <w:sdtPr>
                                  <w:rPr>
                                    <w:b/>
                                    <w:bCs/>
                                    <w:caps/>
                                    <w:color w:val="002060"/>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17FB84FD" w14:textId="0C43C414" w:rsidR="001008D5" w:rsidRPr="008A2CFA" w:rsidRDefault="001008D5" w:rsidP="001008D5">
                                    <w:pPr>
                                      <w:pStyle w:val="KeinLeerraum"/>
                                      <w:spacing w:before="40" w:after="40"/>
                                      <w:rPr>
                                        <w:b/>
                                        <w:bCs/>
                                        <w:caps/>
                                        <w:color w:val="A02B93" w:themeColor="accent5"/>
                                        <w:sz w:val="24"/>
                                        <w:szCs w:val="24"/>
                                      </w:rPr>
                                    </w:pPr>
                                    <w:r>
                                      <w:rPr>
                                        <w:b/>
                                        <w:bCs/>
                                        <w:caps/>
                                        <w:color w:val="002060"/>
                                        <w:sz w:val="24"/>
                                        <w:szCs w:val="24"/>
                                      </w:rPr>
                                      <w:t>MUSTAFA DEMIR</w:t>
                                    </w:r>
                                  </w:p>
                                </w:sdtContent>
                              </w:sdt>
                              <w:p w14:paraId="27299A28" w14:textId="77777777" w:rsidR="001008D5" w:rsidRDefault="001008D5" w:rsidP="001008D5">
                                <w:pPr>
                                  <w:spacing w:after="60"/>
                                </w:pPr>
                                <w:r>
                                  <w:t>Matrikelnummer: 2009670</w:t>
                                </w:r>
                              </w:p>
                              <w:p w14:paraId="020BA582" w14:textId="77777777" w:rsidR="001008D5" w:rsidRDefault="001008D5" w:rsidP="001008D5">
                                <w:pPr>
                                  <w:spacing w:after="60"/>
                                </w:pPr>
                                <w:r>
                                  <w:t>Studiengang: Digital Management &amp; Transformation (M.Sc.)</w:t>
                                </w:r>
                              </w:p>
                              <w:p w14:paraId="13D92FD1" w14:textId="77777777" w:rsidR="001008D5" w:rsidRDefault="001008D5" w:rsidP="001008D5">
                                <w:pPr>
                                  <w:spacing w:after="60"/>
                                  <w:rPr>
                                    <w:b/>
                                    <w:bCs/>
                                  </w:rPr>
                                </w:pPr>
                                <w:r>
                                  <w:t xml:space="preserve">Betreuer: </w:t>
                                </w:r>
                                <w:r>
                                  <w:rPr>
                                    <w:b/>
                                    <w:bCs/>
                                  </w:rPr>
                                  <w:t>Prof. Dr. Christian Prinz</w:t>
                                </w:r>
                              </w:p>
                              <w:p w14:paraId="0E0C1243" w14:textId="77777777" w:rsidR="001008D5" w:rsidRPr="008A2CFA" w:rsidRDefault="001008D5" w:rsidP="001008D5">
                                <w:pPr>
                                  <w:spacing w:after="60"/>
                                </w:pPr>
                              </w:p>
                              <w:p w14:paraId="00255AB4" w14:textId="77777777" w:rsidR="001008D5" w:rsidRDefault="001008D5" w:rsidP="001008D5">
                                <w:pPr>
                                  <w:spacing w:after="200" w:line="360" w:lineRule="auto"/>
                                </w:pPr>
                              </w:p>
                              <w:p w14:paraId="34154E02" w14:textId="77777777" w:rsidR="001008D5" w:rsidRDefault="001008D5" w:rsidP="001008D5">
                                <w:pPr>
                                  <w:spacing w:after="200" w:line="360" w:lineRule="auto"/>
                                </w:pPr>
                              </w:p>
                              <w:p w14:paraId="305E796C" w14:textId="77777777" w:rsidR="001008D5" w:rsidRDefault="001008D5" w:rsidP="001008D5">
                                <w:pPr>
                                  <w:pStyle w:val="KeinLeerraum"/>
                                  <w:spacing w:before="40" w:after="40"/>
                                  <w:rPr>
                                    <w:caps/>
                                    <w:color w:val="A02B93"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256D5A2B" id="Textfeld 33" o:spid="_x0000_s1031" type="#_x0000_t202" style="position:absolute;margin-left:35.45pt;margin-top:634.75pt;width:453pt;height:102.4pt;z-index:25165824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dURbwIAAEAFAAAOAAAAZHJzL2Uyb0RvYy54bWysVEtv2zAMvg/YfxB0X20nfQZxiqxFhwFF W6wdelZkqTEmi5rExM5+/SjZTopulw67yLT48f1R88uuMWyrfKjBlrw4yjlTVkJV25eSf3+6+XTO WUBhK2HAqpLvVOCXi48f5q2bqQmswVTKM3Jiw6x1JV8julmWBblWjQhH4JQlpQbfCKRf/5JVXrTk vTHZJM9PsxZ85TxIFQLdXvdKvkj+tVYS77UOCpkpOeWG6fTpXMUzW8zF7MULt67lkIb4hywaUVsK und1LVCwja//cNXU0kMAjUcSmgy0rqVKNVA1Rf6mmse1cCrVQs0Jbt+m8P/cyrvto3vwDLvP0NEA Y0NaF2aBLmM9nfZN/FKmjPTUwt2+bapDJuny5OxkWuSkkqQrpnl+fJ4amx3MnQ/4RUHDolByT3NJ 7RLb24AUkqAjJEazcFMbk2ZjLGtLfjo9yZPBXkMWxkasSlMe3BxSTxLujIoYY78pzeoqVRAvEr/U lfFsK4gZQkplMRWf/BI6ojQl8R7DAX/I6j3GfR1jZLC4N25qCz5V/ybt6seYsu7x1MhXdUcRu1VH hZd8Ok52BdWOBu6h34Xg5E1NQ7kVAR+EJ/LTIGmh8Z4ObYCaD4PE2Rr8r7/dRzxxkrSctbRMJQ8/ N8IrzsxXS2y9KI6PI0Ew/ZHgk1DkF2cT4gpbjfd201wBDaSgV8PJJEY0mlHUHppnWvllDEgqYSWF LTmO4hX2201PhlTLZQLRqjmBt/bRyeg6ziey7al7Ft4NlERi8x2MGydmb5jZY6OlheUGQdeJtrHF fUOH1tOaJjYPT0p8B17/J9Th4Vv8BgAA//8DAFBLAwQUAAYACAAAACEACLI+t+IAAAARAQAADwAA AGRycy9kb3ducmV2LnhtbExPTU/CQBC9m/gfNmPiTbZgaWnplhjRcAa8eFu6Q9u4H83uFqq/3vGE l0nmzZv3UW0mo9kFfeidFTCfJcDQNk71thXwcXx/WgELUVoltbMo4BsDbOr7u0qWyl3tHi+H2DIS saGUAroYh5Lz0HRoZJi5AS3dzs4bGWn1LVdeXkncaL5Ikowb2Vty6OSArx02X4fRCNiPb4Ve7Y6f 5106xyiXP63HrRCPD9N2TeNlDSziFG8f8NeB8kNNwU5utCowLSBPCmISvsiKJTBiFHlG0ImgNE+f gdcV/9+k/gUAAP//AwBQSwECLQAUAAYACAAAACEAtoM4kv4AAADhAQAAEwAAAAAAAAAAAAAAAAAA AAAAW0NvbnRlbnRfVHlwZXNdLnhtbFBLAQItABQABgAIAAAAIQA4/SH/1gAAAJQBAAALAAAAAAAA AAAAAAAAAC8BAABfcmVscy8ucmVsc1BLAQItABQABgAIAAAAIQCZedURbwIAAEAFAAAOAAAAAAAA AAAAAAAAAC4CAABkcnMvZTJvRG9jLnhtbFBLAQItABQABgAIAAAAIQAIsj634gAAABEBAAAPAAAA AAAAAAAAAAAAAMkEAABkcnMvZG93bnJldi54bWxQSwUGAAAAAAQABADzAAAA2AUAAAAA " filled="f" stroked="f" strokeweight=".5pt">
                    <v:textbox inset="1in,0,86.4pt,0">
                      <w:txbxContent>
                        <w:sdt>
                          <w:sdtPr>
                            <w:rPr>
                              <w:caps/>
                              <w:color w:val="156082" w:themeColor="accent1"/>
                              <w:sz w:val="28"/>
                              <w:szCs w:val="28"/>
                            </w:rPr>
                            <w:alias w:val="Untertite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0FB46E63" w14:textId="77777777" w:rsidR="001008D5" w:rsidRDefault="001008D5" w:rsidP="001008D5">
                              <w:pPr>
                                <w:pStyle w:val="KeinLeerraum"/>
                                <w:spacing w:before="40" w:after="40"/>
                                <w:rPr>
                                  <w:caps/>
                                  <w:color w:val="156082" w:themeColor="accent1"/>
                                  <w:sz w:val="28"/>
                                  <w:szCs w:val="28"/>
                                </w:rPr>
                              </w:pPr>
                              <w:r>
                                <w:rPr>
                                  <w:caps/>
                                  <w:color w:val="156082" w:themeColor="accent1"/>
                                  <w:sz w:val="28"/>
                                  <w:szCs w:val="28"/>
                                </w:rPr>
                                <w:t xml:space="preserve">     </w:t>
                              </w:r>
                            </w:p>
                          </w:sdtContent>
                        </w:sdt>
                        <w:sdt>
                          <w:sdtPr>
                            <w:rPr>
                              <w:b/>
                              <w:bCs/>
                              <w:caps/>
                              <w:color w:val="002060"/>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17FB84FD" w14:textId="0C43C414" w:rsidR="001008D5" w:rsidRPr="008A2CFA" w:rsidRDefault="001008D5" w:rsidP="001008D5">
                              <w:pPr>
                                <w:pStyle w:val="KeinLeerraum"/>
                                <w:spacing w:before="40" w:after="40"/>
                                <w:rPr>
                                  <w:b/>
                                  <w:bCs/>
                                  <w:caps/>
                                  <w:color w:val="A02B93" w:themeColor="accent5"/>
                                  <w:sz w:val="24"/>
                                  <w:szCs w:val="24"/>
                                </w:rPr>
                              </w:pPr>
                              <w:r>
                                <w:rPr>
                                  <w:b/>
                                  <w:bCs/>
                                  <w:caps/>
                                  <w:color w:val="002060"/>
                                  <w:sz w:val="24"/>
                                  <w:szCs w:val="24"/>
                                </w:rPr>
                                <w:t>MUSTAFA DEMIR</w:t>
                              </w:r>
                            </w:p>
                          </w:sdtContent>
                        </w:sdt>
                        <w:p w14:paraId="27299A28" w14:textId="77777777" w:rsidR="001008D5" w:rsidRDefault="001008D5" w:rsidP="001008D5">
                          <w:pPr>
                            <w:spacing w:after="60"/>
                          </w:pPr>
                          <w:r>
                            <w:t>Matrikelnummer: 2009670</w:t>
                          </w:r>
                        </w:p>
                        <w:p w14:paraId="020BA582" w14:textId="77777777" w:rsidR="001008D5" w:rsidRDefault="001008D5" w:rsidP="001008D5">
                          <w:pPr>
                            <w:spacing w:after="60"/>
                          </w:pPr>
                          <w:r>
                            <w:t>Studiengang: Digital Management &amp; Transformation (M.Sc.)</w:t>
                          </w:r>
                        </w:p>
                        <w:p w14:paraId="13D92FD1" w14:textId="77777777" w:rsidR="001008D5" w:rsidRDefault="001008D5" w:rsidP="001008D5">
                          <w:pPr>
                            <w:spacing w:after="60"/>
                            <w:rPr>
                              <w:b/>
                              <w:bCs/>
                            </w:rPr>
                          </w:pPr>
                          <w:r>
                            <w:t xml:space="preserve">Betreuer: </w:t>
                          </w:r>
                          <w:r>
                            <w:rPr>
                              <w:b/>
                              <w:bCs/>
                            </w:rPr>
                            <w:t>Prof. Dr. Christian Prinz</w:t>
                          </w:r>
                        </w:p>
                        <w:p w14:paraId="0E0C1243" w14:textId="77777777" w:rsidR="001008D5" w:rsidRPr="008A2CFA" w:rsidRDefault="001008D5" w:rsidP="001008D5">
                          <w:pPr>
                            <w:spacing w:after="60"/>
                          </w:pPr>
                        </w:p>
                        <w:p w14:paraId="00255AB4" w14:textId="77777777" w:rsidR="001008D5" w:rsidRDefault="001008D5" w:rsidP="001008D5">
                          <w:pPr>
                            <w:spacing w:after="200" w:line="360" w:lineRule="auto"/>
                          </w:pPr>
                        </w:p>
                        <w:p w14:paraId="34154E02" w14:textId="77777777" w:rsidR="001008D5" w:rsidRDefault="001008D5" w:rsidP="001008D5">
                          <w:pPr>
                            <w:spacing w:after="200" w:line="360" w:lineRule="auto"/>
                          </w:pPr>
                        </w:p>
                        <w:p w14:paraId="305E796C" w14:textId="77777777" w:rsidR="001008D5" w:rsidRDefault="001008D5" w:rsidP="001008D5">
                          <w:pPr>
                            <w:pStyle w:val="KeinLeerraum"/>
                            <w:spacing w:before="40" w:after="40"/>
                            <w:rPr>
                              <w:caps/>
                              <w:color w:val="A02B93" w:themeColor="accent5"/>
                              <w:sz w:val="24"/>
                              <w:szCs w:val="24"/>
                            </w:rPr>
                          </w:pPr>
                        </w:p>
                      </w:txbxContent>
                    </v:textbox>
                    <w10:wrap type="square" anchorx="page" anchory="page"/>
                  </v:shape>
                </w:pict>
              </mc:Fallback>
            </mc:AlternateContent>
            <w:t xml:space="preserve"> </w:t>
          </w:r>
          <w:r>
            <w:br w:type="page"/>
          </w:r>
        </w:p>
      </w:sdtContent>
    </w:sdt>
    <w:sdt>
      <w:sdtPr>
        <w:rPr>
          <w:rFonts w:ascii="Times New Roman" w:eastAsia="Times New Roman" w:hAnsi="Times New Roman" w:cs="Times New Roman"/>
          <w:b w:val="0"/>
          <w:bCs w:val="0"/>
          <w:color w:val="auto"/>
          <w:sz w:val="22"/>
          <w:szCs w:val="24"/>
        </w:rPr>
        <w:id w:val="-1248646858"/>
        <w:docPartObj>
          <w:docPartGallery w:val="Table of Contents"/>
          <w:docPartUnique/>
        </w:docPartObj>
      </w:sdtPr>
      <w:sdtEndPr>
        <w:rPr>
          <w:noProof/>
          <w:szCs w:val="22"/>
        </w:rPr>
      </w:sdtEndPr>
      <w:sdtContent>
        <w:p w14:paraId="28E5C9B2" w14:textId="011D4418" w:rsidR="00D54433" w:rsidRPr="00BB74C6" w:rsidRDefault="00D54433" w:rsidP="00D306B0">
          <w:pPr>
            <w:pStyle w:val="Inhaltsverzeichnisberschrift"/>
          </w:pPr>
          <w:r>
            <w:t>Inhaltsverzeichnis</w:t>
          </w:r>
        </w:p>
        <w:p w14:paraId="28ACE639" w14:textId="0C5298DB" w:rsidR="00487284" w:rsidRDefault="00D54433">
          <w:pPr>
            <w:pStyle w:val="Verzeichnis2"/>
            <w:tabs>
              <w:tab w:val="right" w:leader="dot" w:pos="8494"/>
            </w:tabs>
            <w:rPr>
              <w:rFonts w:eastAsiaTheme="minorEastAsia" w:cstheme="minorBidi"/>
              <w:i w:val="0"/>
              <w:iCs w:val="0"/>
              <w:noProof/>
              <w:kern w:val="2"/>
              <w:sz w:val="24"/>
              <w:szCs w:val="24"/>
              <w14:ligatures w14:val="standardContextual"/>
            </w:rPr>
          </w:pPr>
          <w:r>
            <w:rPr>
              <w:rFonts w:ascii="Times New Roman" w:hAnsi="Times New Roman"/>
              <w:sz w:val="22"/>
              <w:szCs w:val="22"/>
            </w:rPr>
            <w:fldChar w:fldCharType="begin"/>
            <w:instrText>TOC \o "1-3" \h \z \u</w:instrText>
            <w:fldChar w:fldCharType="separate"/>
          </w:r>
          <w:hyperlink w:anchor="_Toc223124001" w:history="1">
            <w:r>
              <w:rPr>
                <w:rStyle w:val="Hyperlink"/>
                <w:noProof/>
              </w:rPr>
              <w:t>1.1 Einleitung</w:t>
            </w:r>
            <w:r>
              <w:rPr>
                <w:noProof/>
                <w:webHidden/>
              </w:rPr>
              <w:tab/>
              <w:fldChar w:fldCharType="begin"/>
              <w:instrText xml:space="preserve"> PAGEREF _Toc223124001 \h </w:instrText>
              <w:fldChar w:fldCharType="separate"/>
              <w:t>3</w:t>
              <w:fldChar w:fldCharType="end"/>
            </w:r>
          </w:hyperlink>
        </w:p>
        <w:p w14:paraId="0C08E330" w14:textId="496FCA93"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02" w:history="1">
            <w:r>
              <w:rPr>
                <w:rStyle w:val="Hyperlink"/>
                <w:noProof/>
              </w:rPr>
              <w:t>1.2 Problemdimensionen</w:t>
            </w:r>
            <w:r>
              <w:rPr>
                <w:noProof/>
                <w:webHidden/>
              </w:rPr>
              <w:tab/>
              <w:fldChar w:fldCharType="begin"/>
              <w:instrText xml:space="preserve"> PAGEREF _Toc223124002 \h </w:instrText>
              <w:fldChar w:fldCharType="separate"/>
              <w:t>3</w:t>
              <w:fldChar w:fldCharType="end"/>
            </w:r>
          </w:hyperlink>
        </w:p>
        <w:p w14:paraId="4C00710B" w14:textId="09D6214C"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03" w:history="1">
            <w:r>
              <w:rPr>
                <w:rStyle w:val="Hyperlink"/>
                <w:noProof/>
              </w:rPr>
              <w:t>1.3 Zielsetzung</w:t>
            </w:r>
            <w:r>
              <w:rPr>
                <w:noProof/>
                <w:webHidden/>
              </w:rPr>
              <w:tab/>
              <w:fldChar w:fldCharType="begin"/>
              <w:instrText xml:space="preserve"> PAGEREF _Toc223124003 \h </w:instrText>
              <w:fldChar w:fldCharType="separate"/>
              <w:t>5</w:t>
              <w:fldChar w:fldCharType="end"/>
            </w:r>
          </w:hyperlink>
        </w:p>
        <w:p w14:paraId="47FD8D36" w14:textId="72F9D5B5"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04" w:history="1">
            <w:r>
              <w:rPr>
                <w:rStyle w:val="Hyperlink"/>
                <w:noProof/>
              </w:rPr>
              <w:t>1.4 Forschungsfragen</w:t>
            </w:r>
            <w:r>
              <w:rPr>
                <w:noProof/>
                <w:webHidden/>
              </w:rPr>
              <w:tab/>
              <w:fldChar w:fldCharType="begin"/>
              <w:instrText xml:space="preserve"> PAGEREF _Toc223124004 \h </w:instrText>
              <w:fldChar w:fldCharType="separate"/>
              <w:t>6</w:t>
              <w:fldChar w:fldCharType="end"/>
            </w:r>
          </w:hyperlink>
        </w:p>
        <w:p w14:paraId="651F1EC4" w14:textId="0EB7208D"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05" w:history="1">
            <w:r>
              <w:rPr>
                <w:rStyle w:val="Hyperlink"/>
                <w:noProof/>
              </w:rPr>
              <w:t>1.5 Forschungsmethodik</w:t>
            </w:r>
            <w:r>
              <w:rPr>
                <w:noProof/>
                <w:webHidden/>
              </w:rPr>
              <w:tab/>
              <w:fldChar w:fldCharType="begin"/>
              <w:instrText xml:space="preserve"> PAGEREF _Toc223124005 \h </w:instrText>
              <w:fldChar w:fldCharType="separate"/>
              <w:t>6</w:t>
              <w:fldChar w:fldCharType="end"/>
            </w:r>
          </w:hyperlink>
        </w:p>
        <w:p w14:paraId="75EC3059" w14:textId="1BF5CCD7"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06" w:history="1">
            <w:r>
              <w:rPr>
                <w:rStyle w:val="Hyperlink"/>
                <w:noProof/>
              </w:rPr>
              <w:t>1.6 Scope und Abgrenzung</w:t>
            </w:r>
            <w:r>
              <w:rPr>
                <w:noProof/>
                <w:webHidden/>
              </w:rPr>
              <w:tab/>
              <w:fldChar w:fldCharType="begin"/>
              <w:instrText xml:space="preserve"> PAGEREF _Toc223124006 \h </w:instrText>
              <w:fldChar w:fldCharType="separate"/>
              <w:t>7</w:t>
              <w:fldChar w:fldCharType="end"/>
            </w:r>
          </w:hyperlink>
        </w:p>
        <w:p w14:paraId="0107BCCC" w14:textId="4762549C"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07" w:history="1">
            <w:r>
              <w:rPr>
                <w:rStyle w:val="Hyperlink"/>
                <w:noProof/>
              </w:rPr>
              <w:t>2.1 Motivation</w:t>
            </w:r>
            <w:r>
              <w:rPr>
                <w:noProof/>
                <w:webHidden/>
              </w:rPr>
              <w:tab/>
              <w:fldChar w:fldCharType="begin"/>
              <w:instrText xml:space="preserve"> PAGEREF _Toc223124007 \h </w:instrText>
              <w:fldChar w:fldCharType="separate"/>
              <w:t>8</w:t>
              <w:fldChar w:fldCharType="end"/>
            </w:r>
          </w:hyperlink>
        </w:p>
        <w:p w14:paraId="20E29855" w14:textId="25A515B7"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08" w:history="1">
            <w:r>
              <w:rPr>
                <w:rStyle w:val="Hyperlink"/>
                <w:noProof/>
              </w:rPr>
              <w:t>2.2 Unternehmensakzeptanz</w:t>
            </w:r>
            <w:r>
              <w:rPr>
                <w:noProof/>
                <w:webHidden/>
              </w:rPr>
              <w:tab/>
              <w:fldChar w:fldCharType="begin"/>
              <w:instrText xml:space="preserve"> PAGEREF _Toc223124008 \h </w:instrText>
              <w:fldChar w:fldCharType="separate"/>
              <w:t>9</w:t>
              <w:fldChar w:fldCharType="end"/>
            </w:r>
          </w:hyperlink>
        </w:p>
        <w:p w14:paraId="2FFAAD87" w14:textId="0B0F5F8E"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09" w:history="1">
            <w:r>
              <w:rPr>
                <w:rStyle w:val="Hyperlink"/>
                <w:noProof/>
              </w:rPr>
              <w:t>2.3 Vorläufiger Zeitplan</w:t>
            </w:r>
            <w:r>
              <w:rPr>
                <w:noProof/>
                <w:webHidden/>
              </w:rPr>
              <w:tab/>
              <w:fldChar w:fldCharType="begin"/>
              <w:instrText xml:space="preserve"> PAGEREF _Toc223124009 \h </w:instrText>
              <w:fldChar w:fldCharType="separate"/>
              <w:t>9</w:t>
              <w:fldChar w:fldCharType="end"/>
            </w:r>
          </w:hyperlink>
        </w:p>
        <w:p w14:paraId="3EDFDF4F" w14:textId="69E108DD" w:rsidR="00487284" w:rsidRDefault="00487284">
          <w:pPr>
            <w:pStyle w:val="Verzeichnis1"/>
            <w:tabs>
              <w:tab w:val="right" w:leader="dot" w:pos="8494"/>
            </w:tabs>
            <w:rPr>
              <w:rFonts w:eastAsiaTheme="minorEastAsia" w:cstheme="minorBidi"/>
              <w:b w:val="0"/>
              <w:bCs w:val="0"/>
              <w:noProof/>
              <w:kern w:val="2"/>
              <w:sz w:val="24"/>
              <w:szCs w:val="24"/>
              <w14:ligatures w14:val="standardContextual"/>
            </w:rPr>
          </w:pPr>
          <w:hyperlink w:anchor="_Toc223124010" w:history="1">
            <w:r>
              <w:rPr>
                <w:rStyle w:val="Hyperlink"/>
                <w:noProof/>
              </w:rPr>
              <w:t>Gliederung</w:t>
            </w:r>
            <w:r>
              <w:rPr>
                <w:noProof/>
                <w:webHidden/>
              </w:rPr>
              <w:tab/>
              <w:fldChar w:fldCharType="begin"/>
              <w:instrText xml:space="preserve"> PAGEREF _Toc223124010 \h </w:instrText>
              <w:fldChar w:fldCharType="separate"/>
              <w:t>10</w:t>
              <w:fldChar w:fldCharType="end"/>
            </w:r>
          </w:hyperlink>
        </w:p>
        <w:p w14:paraId="2D86B1EE" w14:textId="0CB5A013"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11" w:history="1">
            <w:r>
              <w:rPr>
                <w:rStyle w:val="Hyperlink"/>
                <w:noProof/>
              </w:rPr>
              <w:t>1 Kapitelübersicht</w:t>
            </w:r>
            <w:r>
              <w:rPr>
                <w:noProof/>
                <w:webHidden/>
              </w:rPr>
              <w:tab/>
              <w:fldChar w:fldCharType="begin"/>
              <w:instrText xml:space="preserve"> PAGEREF _Toc223124011 \h </w:instrText>
              <w:fldChar w:fldCharType="separate"/>
              <w:t>10</w:t>
              <w:fldChar w:fldCharType="end"/>
            </w:r>
          </w:hyperlink>
        </w:p>
        <w:p w14:paraId="2364B9A0" w14:textId="2E9A6A0D"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12" w:history="1">
            <w:r>
              <w:rPr>
                <w:rStyle w:val="Hyperlink"/>
                <w:noProof/>
              </w:rPr>
              <w:t>2 Theoretische Grundlagen</w:t>
            </w:r>
            <w:r>
              <w:rPr>
                <w:noProof/>
                <w:webHidden/>
              </w:rPr>
              <w:tab/>
              <w:fldChar w:fldCharType="begin"/>
              <w:instrText xml:space="preserve"> PAGEREF _Toc223124012 \h </w:instrText>
              <w:fldChar w:fldCharType="separate"/>
              <w:t>10</w:t>
              <w:fldChar w:fldCharType="end"/>
            </w:r>
          </w:hyperlink>
        </w:p>
        <w:p w14:paraId="6A31F182" w14:textId="4EA3037C"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13" w:history="1">
            <w:r>
              <w:rPr>
                <w:rStyle w:val="Hyperlink"/>
                <w:noProof/>
              </w:rPr>
              <w:t>3 Forschungsdesign und Methodik</w:t>
            </w:r>
            <w:r>
              <w:rPr>
                <w:noProof/>
                <w:webHidden/>
              </w:rPr>
              <w:tab/>
              <w:fldChar w:fldCharType="begin"/>
              <w:instrText xml:space="preserve"> PAGEREF _Toc223124013 \h </w:instrText>
              <w:fldChar w:fldCharType="separate"/>
              <w:t>11</w:t>
              <w:fldChar w:fldCharType="end"/>
            </w:r>
          </w:hyperlink>
        </w:p>
        <w:p w14:paraId="190B05E2" w14:textId="756418A6"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14" w:history="1">
            <w:r>
              <w:rPr>
                <w:rStyle w:val="Hyperlink"/>
                <w:noProof/>
              </w:rPr>
              <w:t>4 Anforderungsanalyse</w:t>
            </w:r>
            <w:r>
              <w:rPr>
                <w:noProof/>
                <w:webHidden/>
              </w:rPr>
              <w:tab/>
              <w:fldChar w:fldCharType="begin"/>
              <w:instrText xml:space="preserve"> PAGEREF _Toc223124014 \h </w:instrText>
              <w:fldChar w:fldCharType="separate"/>
              <w:t>11</w:t>
              <w:fldChar w:fldCharType="end"/>
            </w:r>
          </w:hyperlink>
        </w:p>
        <w:p w14:paraId="56ED7A07" w14:textId="103247D2"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15" w:history="1">
            <w:r>
              <w:rPr>
                <w:rStyle w:val="Hyperlink"/>
                <w:noProof/>
              </w:rPr>
              <w:t>5 Entwicklung der Referenzarchitektur</w:t>
            </w:r>
            <w:r>
              <w:rPr>
                <w:noProof/>
                <w:webHidden/>
              </w:rPr>
              <w:tab/>
              <w:fldChar w:fldCharType="begin"/>
              <w:instrText xml:space="preserve"> PAGEREF _Toc223124015 \h </w:instrText>
              <w:fldChar w:fldCharType="separate"/>
              <w:t>12</w:t>
              <w:fldChar w:fldCharType="end"/>
            </w:r>
          </w:hyperlink>
        </w:p>
        <w:p w14:paraId="6F6F50F5" w14:textId="5A8D4B91"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16" w:history="1">
            <w:r>
              <w:rPr>
                <w:rStyle w:val="Hyperlink"/>
                <w:noProof/>
              </w:rPr>
              <w:t>6 Evaluation</w:t>
            </w:r>
            <w:r>
              <w:rPr>
                <w:noProof/>
                <w:webHidden/>
              </w:rPr>
              <w:tab/>
              <w:fldChar w:fldCharType="begin"/>
              <w:instrText xml:space="preserve"> PAGEREF _Toc223124016 \h </w:instrText>
              <w:fldChar w:fldCharType="separate"/>
              <w:t>12</w:t>
              <w:fldChar w:fldCharType="end"/>
            </w:r>
          </w:hyperlink>
        </w:p>
        <w:p w14:paraId="1C81AEDB" w14:textId="7AC894A7" w:rsidR="00487284" w:rsidRDefault="00487284">
          <w:pPr>
            <w:pStyle w:val="Verzeichnis2"/>
            <w:tabs>
              <w:tab w:val="right" w:leader="dot" w:pos="8494"/>
            </w:tabs>
            <w:rPr>
              <w:rFonts w:eastAsiaTheme="minorEastAsia" w:cstheme="minorBidi"/>
              <w:i w:val="0"/>
              <w:iCs w:val="0"/>
              <w:noProof/>
              <w:kern w:val="2"/>
              <w:sz w:val="24"/>
              <w:szCs w:val="24"/>
              <w14:ligatures w14:val="standardContextual"/>
            </w:rPr>
          </w:pPr>
          <w:hyperlink w:anchor="_Toc223124017" w:history="1">
            <w:r>
              <w:rPr>
                <w:rStyle w:val="Hyperlink"/>
                <w:noProof/>
              </w:rPr>
              <w:t>7-8 Diskussion und Fazit</w:t>
            </w:r>
            <w:r>
              <w:rPr>
                <w:noProof/>
                <w:webHidden/>
              </w:rPr>
              <w:tab/>
              <w:fldChar w:fldCharType="begin"/>
              <w:instrText xml:space="preserve"> PAGEREF _Toc223124017 \h </w:instrText>
              <w:fldChar w:fldCharType="separate"/>
              <w:t>13</w:t>
              <w:fldChar w:fldCharType="end"/>
            </w:r>
          </w:hyperlink>
        </w:p>
        <w:p w14:paraId="361DD7F5" w14:textId="028F0233" w:rsidR="00487284" w:rsidRDefault="00487284">
          <w:pPr>
            <w:pStyle w:val="Verzeichnis1"/>
            <w:tabs>
              <w:tab w:val="right" w:leader="dot" w:pos="8494"/>
            </w:tabs>
            <w:rPr>
              <w:rFonts w:eastAsiaTheme="minorEastAsia" w:cstheme="minorBidi"/>
              <w:b w:val="0"/>
              <w:bCs w:val="0"/>
              <w:noProof/>
              <w:kern w:val="2"/>
              <w:sz w:val="24"/>
              <w:szCs w:val="24"/>
              <w14:ligatures w14:val="standardContextual"/>
            </w:rPr>
          </w:pPr>
          <w:hyperlink w:anchor="_Toc223124018" w:history="1">
            <w:r>
              <w:rPr>
                <w:rStyle w:val="Hyperlink"/>
                <w:noProof/>
              </w:rPr>
              <w:t>Literaturverzeichnis</w:t>
            </w:r>
            <w:r>
              <w:rPr>
                <w:noProof/>
                <w:webHidden/>
              </w:rPr>
              <w:tab/>
              <w:fldChar w:fldCharType="begin"/>
              <w:instrText xml:space="preserve"> PAGEREF _Toc223124018 \h </w:instrText>
              <w:fldChar w:fldCharType="separate"/>
              <w:t>14</w:t>
              <w:fldChar w:fldCharType="end"/>
            </w:r>
          </w:hyperlink>
        </w:p>
        <w:p w14:paraId="12778776" w14:textId="31F2A806" w:rsidR="00D54433" w:rsidRDefault="00D54433">
          <w:r>
            <w:rPr>
              <w:b/>
              <w:bCs/>
              <w:noProof/>
              <w:szCs w:val="22"/>
            </w:rPr>
            <w:fldChar w:fldCharType="end"/>
          </w:r>
        </w:p>
      </w:sdtContent>
    </w:sdt>
    <w:p w14:paraId="2789F96E" w14:textId="77777777" w:rsidR="00D54433" w:rsidRDefault="00D54433" w:rsidP="00D54433">
      <w:pPr>
        <w:rPr>
          <w:b/>
          <w:bCs/>
          <w:sz w:val="32"/>
          <w:szCs w:val="32"/>
        </w:rPr>
      </w:pPr>
    </w:p>
    <w:p w14:paraId="7C11495E" w14:textId="77777777" w:rsidR="00D54433" w:rsidRDefault="00D54433" w:rsidP="00D54433">
      <w:pPr>
        <w:rPr>
          <w:b/>
          <w:bCs/>
          <w:sz w:val="32"/>
          <w:szCs w:val="32"/>
        </w:rPr>
      </w:pPr>
    </w:p>
    <w:p w14:paraId="1E338BDB" w14:textId="77777777" w:rsidR="00D54433" w:rsidRDefault="00D54433" w:rsidP="00D54433">
      <w:pPr>
        <w:rPr>
          <w:b/>
          <w:bCs/>
          <w:sz w:val="32"/>
          <w:szCs w:val="32"/>
        </w:rPr>
      </w:pPr>
    </w:p>
    <w:p w14:paraId="38A599D3" w14:textId="77777777" w:rsidR="00D54433" w:rsidRDefault="00D54433" w:rsidP="00D54433">
      <w:pPr>
        <w:rPr>
          <w:b/>
          <w:bCs/>
          <w:sz w:val="32"/>
          <w:szCs w:val="32"/>
        </w:rPr>
      </w:pPr>
    </w:p>
    <w:p w14:paraId="77FA41F7" w14:textId="77777777" w:rsidR="00D54433" w:rsidRDefault="00D54433" w:rsidP="00D54433">
      <w:pPr>
        <w:rPr>
          <w:b/>
          <w:bCs/>
          <w:sz w:val="32"/>
          <w:szCs w:val="32"/>
        </w:rPr>
      </w:pPr>
    </w:p>
    <w:p w14:paraId="5EEE4F7C" w14:textId="77777777" w:rsidR="00D54433" w:rsidRDefault="00D54433" w:rsidP="00D54433">
      <w:pPr>
        <w:rPr>
          <w:b/>
          <w:bCs/>
          <w:sz w:val="32"/>
          <w:szCs w:val="32"/>
        </w:rPr>
      </w:pPr>
    </w:p>
    <w:p w14:paraId="0B7F2614" w14:textId="77777777" w:rsidR="00D54433" w:rsidRDefault="00D54433" w:rsidP="00D54433">
      <w:pPr>
        <w:rPr>
          <w:b/>
          <w:bCs/>
          <w:sz w:val="32"/>
          <w:szCs w:val="32"/>
        </w:rPr>
      </w:pPr>
    </w:p>
    <w:p w14:paraId="04FAC163" w14:textId="77777777" w:rsidR="00D54433" w:rsidRDefault="00D54433" w:rsidP="00D54433">
      <w:pPr>
        <w:rPr>
          <w:b/>
          <w:bCs/>
          <w:sz w:val="32"/>
          <w:szCs w:val="32"/>
        </w:rPr>
      </w:pPr>
    </w:p>
    <w:p w14:paraId="1448BDEA" w14:textId="77777777" w:rsidR="00D54433" w:rsidRDefault="00D54433" w:rsidP="00D54433">
      <w:pPr>
        <w:rPr>
          <w:b/>
          <w:bCs/>
          <w:sz w:val="32"/>
          <w:szCs w:val="32"/>
        </w:rPr>
      </w:pPr>
    </w:p>
    <w:p w14:paraId="36597E2B" w14:textId="77777777" w:rsidR="00D54433" w:rsidRDefault="00D54433" w:rsidP="00D54433">
      <w:pPr>
        <w:rPr>
          <w:b/>
          <w:bCs/>
          <w:sz w:val="32"/>
          <w:szCs w:val="32"/>
        </w:rPr>
      </w:pPr>
    </w:p>
    <w:p w14:paraId="0CD20175" w14:textId="77777777" w:rsidR="00D54433" w:rsidRDefault="00D54433" w:rsidP="00D54433">
      <w:pPr>
        <w:rPr>
          <w:b/>
          <w:bCs/>
          <w:sz w:val="32"/>
          <w:szCs w:val="32"/>
        </w:rPr>
      </w:pPr>
    </w:p>
    <w:p w14:paraId="4F9D83AE" w14:textId="77777777" w:rsidR="00D54433" w:rsidRDefault="00D54433" w:rsidP="00D54433">
      <w:pPr>
        <w:rPr>
          <w:b/>
          <w:bCs/>
          <w:sz w:val="32"/>
          <w:szCs w:val="32"/>
        </w:rPr>
      </w:pPr>
    </w:p>
    <w:p w14:paraId="477087A8" w14:textId="77777777" w:rsidR="00D54433" w:rsidRDefault="00D54433" w:rsidP="00D54433">
      <w:pPr>
        <w:rPr>
          <w:b/>
          <w:bCs/>
          <w:sz w:val="32"/>
          <w:szCs w:val="32"/>
        </w:rPr>
      </w:pPr>
    </w:p>
    <w:p w14:paraId="7EF8FFED" w14:textId="77777777" w:rsidR="00D54433" w:rsidRDefault="00D54433" w:rsidP="00D54433">
      <w:pPr>
        <w:rPr>
          <w:b/>
          <w:bCs/>
          <w:sz w:val="32"/>
          <w:szCs w:val="32"/>
        </w:rPr>
      </w:pPr>
    </w:p>
    <w:p w14:paraId="78D52E3A" w14:textId="77777777" w:rsidR="0088714A" w:rsidRDefault="0088714A" w:rsidP="00D54433">
      <w:pPr>
        <w:rPr>
          <w:b/>
          <w:bCs/>
          <w:sz w:val="32"/>
          <w:szCs w:val="32"/>
        </w:rPr>
      </w:pPr>
    </w:p>
    <w:p w14:paraId="134CB0E8" w14:textId="77777777" w:rsidR="00D54433" w:rsidRDefault="00D54433" w:rsidP="00D54433">
      <w:pPr>
        <w:rPr>
          <w:b/>
          <w:bCs/>
          <w:sz w:val="32"/>
          <w:szCs w:val="32"/>
        </w:rPr>
      </w:pPr>
    </w:p>
    <w:p w14:paraId="0917B820" w14:textId="77777777" w:rsidR="007D30BB" w:rsidRDefault="007D30BB" w:rsidP="00D54433">
      <w:pPr>
        <w:rPr>
          <w:b/>
          <w:bCs/>
          <w:sz w:val="32"/>
          <w:szCs w:val="32"/>
        </w:rPr>
      </w:pPr>
    </w:p>
    <w:p w14:paraId="4FD7B92E" w14:textId="77777777" w:rsidR="007D30BB" w:rsidRDefault="007D30BB" w:rsidP="00D54433">
      <w:pPr>
        <w:rPr>
          <w:b/>
          <w:bCs/>
          <w:sz w:val="32"/>
          <w:szCs w:val="32"/>
        </w:rPr>
      </w:pPr>
    </w:p>
    <w:p w14:paraId="4E2D3D8B" w14:textId="77777777" w:rsidR="00962A99" w:rsidRPr="00F53282" w:rsidRDefault="00962A99" w:rsidP="00F53282">
      <w:pPr>
        <w:pStyle w:val="berschrift2"/>
      </w:pPr>
      <w:bookmarkStart w:id="0" w:name="_Toc223124001"/>
      <w:bookmarkStart w:id="1" w:name="_Toc223083275"/>
      <w:r>
        <w:lastRenderedPageBreak/>
        <w:t>1.1 Einleitung</w:t>
      </w:r>
      <w:bookmarkEnd w:id="0"/>
    </w:p>
    <w:p w14:paraId="389EDD2E" w14:textId="77777777" w:rsidR="00962A99" w:rsidRPr="00962A99"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t>Die rasante Adaption generativer KI (GenAI) und Large Language Models (LLMs) stellt Unternehmen vor operative Herausforderungen, die über den Wirkungsbereich etablierter MLOps-Verfahren hinausgehen. Bestehende CI/CD-Pipelines decken die spezifischen Risiken stochastischer Modelle — etwa Halluzinationen, Promptabhängigkeit oder kontextabhängige Qualitätsschwankungen — nicht systematisch ab (Sinha et al., 2024). Zugleich fordert der EU AI Act (VO 2024/1689) für Hochrisiko-KI-Systeme eine lückenlose Nachweisführung entlang des gesamten Lebenszyklus, für die weder operativ integrierte Frameworks noch automatisierte Kontrollmechanismen existieren. Dieser Befund lässt sich entlang dreier interdependenter Problemdimensionen konkretisieren.</w:t>
      </w:r>
    </w:p>
    <w:p w14:paraId="419805D4" w14:textId="77777777" w:rsidR="00962A99" w:rsidRPr="00962A99" w:rsidRDefault="00962A99" w:rsidP="00F53282">
      <w:pPr>
        <w:pStyle w:val="berschrift2"/>
      </w:pPr>
      <w:bookmarkStart w:id="2" w:name="_Toc223124002"/>
      <w:r>
        <w:t>1.2 Problemdimensionen</w:t>
      </w:r>
      <w:bookmarkEnd w:id="2"/>
    </w:p>
    <w:p w14:paraId="09304ACB" w14:textId="77777777" w:rsidR="00941AA2"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PD1: Fragmentierung bestehender Operationalisierungsframeworks</w:t>
      </w:r>
      <w:r>
        <w:rPr>
          <w:rFonts w:ascii="Arial" w:hAnsi="Arial" w:cs="Arial"/>
          <w:sz w:val="22"/>
          <w:szCs w:val="22"/>
        </w:rPr>
        <w:t xml:space="preserve">: Traditionelle MLOps-Ansätze wurden für diskriminative Modelle mit stabilen Datenpipelines konzipiert. Generative KI-Systeme unterscheiden sich fundamental durch probabilistisches Ausgabeverhalten, Promptabhängigkeit und erhöhte Anforderungen an Observability und Sicherheitsbewertung (Sinha et al., 2024, S. 1–2). Bestehende Frameworks adressieren typischerweise isolierte Lebenszyklusphasen - Training, Deployment oder Monitoring, ohne eine integrierte End-to-End-Governance zu ermöglichen (Wang et al., 2025, S. 1; Díaz-De-Arcaya et al., 2024, S. 3). Obwohl sich die Operationsparadigmen von MLOps über LLMOps zu GenAIOps evolutionär weiterentwickeln (Kreuzberger et al., 2023; Pahune &amp; Akhtar, 2025; Tantithamthavorn et al., 2025), ist GenAIOps als operativer Rahmen bislang weder konzeptuell konsolidiert noch in eine standardisierte Enterprise-Referenzarchitektur überführt worden (Joshi, 2025, S. 8; Pahune &amp; Akhtar, 2025, S. 23). </w:t>
      </w:r>
    </w:p>
    <w:p w14:paraId="0EA51019" w14:textId="5C782BAC" w:rsidR="00962A99" w:rsidRPr="00962A99"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Lücke 1:</w:t>
      </w:r>
      <w:r>
        <w:rPr>
          <w:rFonts w:ascii="Arial" w:hAnsi="Arial" w:cs="Arial"/>
          <w:sz w:val="22"/>
          <w:szCs w:val="22"/>
        </w:rPr>
        <w:t xml:space="preserve"> Es fehlt eine integrierte Referenzarchitektur, die den GenAI-Lifecycle end-to-end abdeckt und phasenübergreifende Kontrollmechanismen ermöglicht.</w:t>
      </w:r>
    </w:p>
    <w:p w14:paraId="3028E8B1" w14:textId="3F871D4B" w:rsidR="00962A99" w:rsidRPr="00962A99" w:rsidRDefault="00962A99" w:rsidP="003F028C">
      <w:pPr>
        <w:pStyle w:val="font-claude-response-body"/>
        <w:spacing w:line="360" w:lineRule="auto"/>
        <w:jc w:val="both"/>
        <w:rPr>
          <w:rFonts w:ascii="Arial" w:hAnsi="Arial" w:cs="Arial"/>
          <w:sz w:val="22"/>
          <w:szCs w:val="22"/>
        </w:rPr>
      </w:pPr>
      <w:r>
        <w:rPr>
          <w:rStyle w:val="Fett"/>
          <w:rFonts w:ascii="Arial" w:hAnsi="Arial" w:cs="Arial"/>
          <w:sz w:val="22"/>
          <w:szCs w:val="22"/>
        </w:rPr>
        <w:t>PD2: Methodische Inadäquanz bestehender Qualitätssicherungsmechanismen</w:t>
      </w:r>
      <w:r>
        <w:rPr>
          <w:rFonts w:ascii="Arial" w:hAnsi="Arial" w:cs="Arial"/>
          <w:sz w:val="22"/>
          <w:szCs w:val="22"/>
        </w:rPr>
        <w:t xml:space="preserve">: Etablierte Qualitätskontrollverfahren basieren auf deterministischen Metriken (Accuracy, F1-Score, AUC-ROC), die für stochastische, kontextabhängige GenAI-Outputs methodisch ungeeignet sind (Polyakovska, 2025, S. 2, 5). Diese Inadäquanz manifestiert sich in drei Defiziten: (1) fehlende standardisierte Evaluationsmetriken für GenAI-spezifische Risikodimensionen wie Halluzinationsraten oder Prompt-Injection-Vulnerabilities (Xu et al., 2025, S. 14), (2) unzureichende Observability-Infrastruktur zur </w:t>
        <w:lastRenderedPageBreak/>
        <w:t>Erzeugung und Persistierung prüfbarer Evidenz</w:t>
      </w:r>
      <w:r>
        <w:rPr>
          <w:rStyle w:val="Funotenzeichen"/>
          <w:rFonts w:ascii="Arial" w:hAnsi="Arial" w:cs="Arial"/>
          <w:sz w:val="22"/>
          <w:szCs w:val="22"/>
        </w:rPr>
        <w:footnoteReference w:id="1"/>
      </w:r>
      <w:r>
        <w:rPr>
          <w:rFonts w:ascii="Arial" w:hAnsi="Arial" w:cs="Arial"/>
          <w:sz w:val="22"/>
          <w:szCs w:val="22"/>
        </w:rPr>
        <w:t xml:space="preserve"> (Xu et al., 2025, S. 15; Polyakovska, 2025, S. 6–7), und (3) fehlende phasenübergreifende Orchestrierung von Qualitätskontrollpunkten mit definierten Übergabekriterien (Wang et al., 2025, S. 1–2). </w:t>
      </w:r>
      <w:r>
        <w:rPr>
          <w:rStyle w:val="Fett"/>
          <w:rFonts w:ascii="Arial" w:hAnsi="Arial" w:cs="Arial"/>
          <w:sz w:val="22"/>
          <w:szCs w:val="22"/>
        </w:rPr>
        <w:t>Lücke 2:</w:t>
      </w:r>
      <w:r>
        <w:rPr>
          <w:rFonts w:ascii="Arial" w:hAnsi="Arial" w:cs="Arial"/>
          <w:sz w:val="22"/>
          <w:szCs w:val="22"/>
        </w:rPr>
        <w:t xml:space="preserve"> Für generative KI-Systeme existieren keine formalisierten, automatisierbaren Kontrollpunkte (Quality Gates), die Phasenübergänge an prüfbare Qualitätskriterien und nachweisbare Evidenz binden.</w:t>
      </w:r>
    </w:p>
    <w:p w14:paraId="519F1290" w14:textId="77777777" w:rsidR="003F028C"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PD3: Compliance-Operationalisierungslücke (EU AI Act)</w:t>
      </w:r>
      <w:r>
        <w:rPr>
          <w:rFonts w:ascii="Arial" w:hAnsi="Arial" w:cs="Arial"/>
          <w:sz w:val="22"/>
          <w:szCs w:val="22"/>
        </w:rPr>
        <w:t xml:space="preserve">: Der EU AI Act definiert für Hochrisiko-KI-Systeme verbindliche Anforderungen an Risikomanagement (Art. 9), Daten-Governance (Art. 10), Dokumentation (Art. 11), Protokollierung (Art. 12), Transparenz (Art. 13), menschliche Aufsicht (Art. 14) sowie Genauigkeit, Robustheit und Cybersicherheit (Art. 15) (Europäische Union, 2024, S. 56–61). Diese Normen sind jedoch als juristisch-normative Pflichten formuliert — sie liefern keine technische Übersetzung in maschinenprüfbare Controls und keine durchgängige Evidenzkette für Audits. In der Literatur wird hervorgehoben, dass eine konsistente Abbildung regulatorischer Anforderungen in operative, automatisiert verifizierbare Protokolle nicht existiert (Díaz-Rodríguez et al., 2023, S. 14) und die KI-Governance-Forschung als deutlich unterentwickelt beschrieben wird (Taeihagh, 2025, S. 2, 7). Zwar existieren erste Governance-Frameworks wie AIGA (Burns et al., 2025) und CERTAIN (Kovac et al., 2025), doch bleibt deren technische Operationalisierung als automatisierte Pipeline-Kontrolle offen — beide verbleiben auf konzeptioneller Ebene und adressieren primär klassische ML-Systeme. </w:t>
      </w:r>
    </w:p>
    <w:p w14:paraId="6C6DBA18" w14:textId="32751B24" w:rsidR="00962A99" w:rsidRPr="00962A99"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Lücke 3:</w:t>
      </w:r>
      <w:r>
        <w:rPr>
          <w:rFonts w:ascii="Arial" w:hAnsi="Arial" w:cs="Arial"/>
          <w:sz w:val="22"/>
          <w:szCs w:val="22"/>
        </w:rPr>
        <w:t xml:space="preserve"> Ein systematischer Ansatz, der AI-Act-spezifische Pflichten konsistent in Policy-/Compliance-as-Code überführt und über den GenAI-Lifecycle als automatisierte Quality Gates orchestriert, ist in der bestehenden Literatur nicht dokumentiert.</w:t>
      </w:r>
    </w:p>
    <w:p w14:paraId="4C32EBAD" w14:textId="4BD66C98" w:rsidR="00962A99" w:rsidRPr="00962A99" w:rsidRDefault="00962A99" w:rsidP="00962A99">
      <w:pPr>
        <w:pStyle w:val="font-claude-response-body"/>
        <w:spacing w:line="360" w:lineRule="auto"/>
        <w:jc w:val="both"/>
        <w:rPr>
          <w:rFonts w:ascii="Arial" w:hAnsi="Arial" w:cs="Arial"/>
          <w:sz w:val="22"/>
          <w:szCs w:val="22"/>
        </w:rPr>
      </w:pPr>
      <w:r>
        <w:rPr>
          <w:rStyle w:val="Fett"/>
          <w:rFonts w:ascii="Arial" w:hAnsi="Arial" w:cs="Arial"/>
          <w:sz w:val="22"/>
          <w:szCs w:val="22"/>
        </w:rPr>
        <w:t xml:space="preserve">Synthese und resultierende Forschungslücke: </w:t>
      </w:r>
      <w:r>
        <w:rPr>
          <w:rFonts w:ascii="Arial" w:hAnsi="Arial" w:cs="Arial"/>
          <w:sz w:val="22"/>
          <w:szCs w:val="22"/>
        </w:rPr>
        <w:t xml:space="preserve">Die drei Problemdimensionen beschreiben eine kumulative Lücke: Bestehende Frameworks sind fragmentiert und decken den GenAI-Lifecycle nicht integriert ab (PD1). Formalisierte, automatisierbare Quality Gates, die der stochastischen Natur generativer Systeme methodisch gerecht werden, fehlen (PD2). Und eine systematische Übersetzung der EU-AI-Act-Anforderungen in maschinenprüfbare Policies mit skalierbarer Evidenzerzeugung ist nicht dokumentiert (PD3). Diese dreifache Lücke — </w:t>
      </w:r>
      <w:r>
        <w:rPr>
          <w:rFonts w:ascii="Arial" w:hAnsi="Arial" w:cs="Arial"/>
          <w:b/>
          <w:bCs/>
          <w:sz w:val="22"/>
          <w:szCs w:val="22"/>
        </w:rPr>
        <w:t>strukturell, methodisch, regulatorisch</w:t>
      </w:r>
      <w:r>
        <w:rPr>
          <w:rFonts w:ascii="Arial" w:hAnsi="Arial" w:cs="Arial"/>
          <w:sz w:val="22"/>
          <w:szCs w:val="22"/>
        </w:rPr>
        <w:t xml:space="preserve"> — begründet den Bedarf an einer integrierten Enterprise-Referenzarchitektur, die cloud-native GenAIOps-Praktiken mit automatisierten Quality </w:t>
        <w:lastRenderedPageBreak/>
        <w:t>Gates verbindet und die Anforderungen des EU AI Act als prüfbare Kontrollmechanismen in CI/CD/CT-Pipelines operationalisiert.</w:t>
      </w:r>
    </w:p>
    <w:p w14:paraId="5888393E" w14:textId="77777777" w:rsidR="00962A99" w:rsidRPr="00962A99" w:rsidRDefault="00962A99" w:rsidP="00F53282">
      <w:pPr>
        <w:pStyle w:val="berschrift2"/>
      </w:pPr>
      <w:bookmarkStart w:id="3" w:name="_Toc223124003"/>
      <w:r>
        <w:t>1.3 Zielsetzung</w:t>
      </w:r>
      <w:bookmarkEnd w:id="3"/>
    </w:p>
    <w:p w14:paraId="3E3F402C" w14:textId="77777777" w:rsidR="003F028C"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del w:id="104" w:author="Claude" w:date="2026-02-28T00:00:00Z">
          <w:r>
            <w:rPr>
              <w:rFonts w:ascii="Arial" w:hAnsi="Arial" w:cs="Arial"/>
              <w:sz w:val="22"/>
              <w:szCs w:val="22"/>
            </w:rPr>
            <w:delText xml:space="preserve">Ziel der Arbeit ist die Entwicklung einer cloud-nativen Referenzarchitektur für GenAIOps, die normative Anforderungen — primär abgeleitet aus dem EU AI Act (VO 2024/1689) durch ein lifecycle-integriertes Quality-Gate-Kontrollsystem systematisch operationalisiert. Die Architektur verfolgt den Ansatz </w:delText>
          </w:r>
        </w:del>
        <w:ins w:id="105" w:author="Claude" w:date="2026-02-28T00:00:00Z">
          <w:r>
            <w:rPr>
              <w:rFonts w:ascii="Arial" w:hAnsi="Arial" w:cs="Arial"/>
              <w:sz w:val="22"/>
              <w:szCs w:val="22"/>
            </w:rPr>
            <w:t xml:space="preserve">Ziel der Arbeit ist die Entwicklung einer cloud-nativen Referenzarchitektur für GenAIOps, die regulatorische, technische und strategische Anforderungen — unter besonderer Berücksichtigung des EU AI Act (VO 2024/1689) — durch ein lifecycle-integriertes Quality-Gate-Kontrollsystem systematisch operationalisiert. Die Architektur verfolgt den Ansatz </w:t>
          </w:r>
        </w:ins>
      </w:r>
      <w:r>
        <w:rPr>
          <w:rStyle w:val="Fett"/>
          <w:rFonts w:ascii="Arial" w:hAnsi="Arial" w:cs="Arial"/>
          <w:sz w:val="22"/>
          <w:szCs w:val="22"/>
        </w:rPr>
        <w:t>Accountability-by-Design</w:t>
      </w:r>
      <w:r>
        <w:rPr>
          <w:rFonts w:ascii="Arial" w:hAnsi="Arial" w:cs="Arial"/>
          <w:sz w:val="22"/>
          <w:szCs w:val="22"/>
        </w:rPr>
        <w:t>: Verantwortungsnachweisbarkeit wird nicht als nachgelagerter Dokumentationsprozess verstanden, sondern als technisch erzwungene Eigenschaft des Systems.</w:t>
      </w:r>
    </w:p>
    <w:p w14:paraId="58A70986" w14:textId="652B03D7" w:rsidR="00962A99" w:rsidRPr="00962A99"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t>Das Artefakt umfasst vier Kernkomponenten: (S1) eine architekturelle Grundstruktur mit Schichten- und Komponentenmodell, (S2) ein Quality-Gate-Kontrollsystem als zentrales Designprinzip mit präventiven, detektiven und evidenzbasierten Gate-Typen, (S3) eine Pipeline-Integration in bestehende CI/CD/CT-Toolchains und (S4) eine Evidence- und Audit-Logik zur lückenlosen Nachweisführung.</w:t>
      </w:r>
    </w:p>
    <w:p w14:paraId="1B253CF6" w14:textId="77777777" w:rsidR="00962A99" w:rsidRPr="00962A99"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t>Die Architekturentwicklung wird durch fünf Design-Prinzipien geleitet:</w:t>
      </w:r>
    </w:p>
    <w:p w14:paraId="7EA076B1" w14:textId="77777777" w:rsidR="00962A99" w:rsidRPr="00962A99" w:rsidRDefault="00962A99" w:rsidP="00962A99">
      <w:pPr>
        <w:pStyle w:val="whitespace-normal"/>
        <w:numPr>
          <w:ilvl w:val="0"/>
          <w:numId w:val="2"/>
        </w:numPr>
        <w:spacing w:line="360" w:lineRule="auto"/>
        <w:jc w:val="both"/>
        <w:rPr>
          <w:rFonts w:ascii="Arial" w:hAnsi="Arial" w:cs="Arial"/>
          <w:sz w:val="22"/>
          <w:szCs w:val="22"/>
        </w:rPr>
      </w:pPr>
      <w:r>
        <w:rPr>
          <w:rStyle w:val="Fett"/>
          <w:rFonts w:ascii="Arial" w:hAnsi="Arial" w:cs="Arial"/>
          <w:sz w:val="22"/>
          <w:szCs w:val="22"/>
        </w:rPr>
        <w:t>DP1 – Compliance als kontrollierbarer Lifecycle-Prozess:</w:t>
      </w:r>
      <w:r>
        <w:rPr>
          <w:rFonts w:ascii="Arial" w:hAnsi="Arial" w:cs="Arial"/>
          <w:sz w:val="22"/>
          <w:szCs w:val="22"/>
        </w:rPr>
        <w:t xml:space="preserve"> Normative Anforderungen werden nicht punktuell geprüft, sondern als durchgängiger, Gate-basierter Kontrollprozess über den gesamten GenAI-Lifecycle operationalisiert.</w:t>
      </w:r>
    </w:p>
    <w:p w14:paraId="6CF64F85" w14:textId="77777777" w:rsidR="00962A99" w:rsidRPr="00962A99" w:rsidRDefault="00962A99" w:rsidP="00962A99">
      <w:pPr>
        <w:pStyle w:val="whitespace-normal"/>
        <w:numPr>
          <w:ilvl w:val="0"/>
          <w:numId w:val="2"/>
        </w:numPr>
        <w:spacing w:line="360" w:lineRule="auto"/>
        <w:jc w:val="both"/>
        <w:rPr>
          <w:rFonts w:ascii="Arial" w:hAnsi="Arial" w:cs="Arial"/>
          <w:sz w:val="22"/>
          <w:szCs w:val="22"/>
        </w:rPr>
      </w:pPr>
      <w:r>
        <w:rPr>
          <w:rStyle w:val="Fett"/>
          <w:rFonts w:ascii="Arial" w:hAnsi="Arial" w:cs="Arial"/>
          <w:sz w:val="22"/>
          <w:szCs w:val="22"/>
        </w:rPr>
        <w:t>DP2 – Lückenlose Traceability-Kette:</w:t>
      </w:r>
      <w:r>
        <w:rPr>
          <w:rFonts w:ascii="Arial" w:hAnsi="Arial" w:cs="Arial"/>
          <w:sz w:val="22"/>
          <w:szCs w:val="22"/>
        </w:rPr>
        <w:t xml:space="preserve"> Jede High-Risk-Anforderung wird in eine Policy (Policy-as-Code oder kontrollierbare Regel) übersetzt, die automatisch oder manuell Evidenz erzeugt, die auditierbar verknüpft ist (R → DP → Gate → Evidence).</w:t>
      </w:r>
    </w:p>
    <w:p w14:paraId="40559ED2" w14:textId="77777777" w:rsidR="00962A99" w:rsidRPr="00962A99" w:rsidRDefault="00962A99" w:rsidP="00962A99">
      <w:pPr>
        <w:pStyle w:val="whitespace-normal"/>
        <w:numPr>
          <w:ilvl w:val="0"/>
          <w:numId w:val="2"/>
        </w:numPr>
        <w:spacing w:line="360" w:lineRule="auto"/>
        <w:jc w:val="both"/>
        <w:rPr>
          <w:rFonts w:ascii="Arial" w:hAnsi="Arial" w:cs="Arial"/>
          <w:sz w:val="22"/>
          <w:szCs w:val="22"/>
        </w:rPr>
      </w:pPr>
      <w:r>
        <w:rPr>
          <w:rStyle w:val="Fett"/>
          <w:rFonts w:ascii="Arial" w:hAnsi="Arial" w:cs="Arial"/>
          <w:sz w:val="22"/>
          <w:szCs w:val="22"/>
        </w:rPr>
        <w:t>DP3 – Gate-Template als Standardisierungseinheit:</w:t>
      </w:r>
      <w:r>
        <w:rPr>
          <w:rFonts w:ascii="Arial" w:hAnsi="Arial" w:cs="Arial"/>
          <w:sz w:val="22"/>
          <w:szCs w:val="22"/>
        </w:rPr>
        <w:t xml:space="preserve"> Jedes Quality Gate wird durch ein einheitliches Template formalisiert (Trigger, Kriterien, Evidenzartefakte, Entscheidung, Verantwortlichkeit, Audit Trail, Waiver-Regelung).</w:t>
      </w:r>
    </w:p>
    <w:p w14:paraId="2FBAC1B8" w14:textId="77777777" w:rsidR="00962A99" w:rsidRPr="00962A99" w:rsidRDefault="00962A99" w:rsidP="00962A99">
      <w:pPr>
        <w:pStyle w:val="whitespace-normal"/>
        <w:numPr>
          <w:ilvl w:val="0"/>
          <w:numId w:val="2"/>
        </w:numPr>
        <w:spacing w:line="360" w:lineRule="auto"/>
        <w:jc w:val="both"/>
        <w:rPr>
          <w:rFonts w:ascii="Arial" w:hAnsi="Arial" w:cs="Arial"/>
          <w:sz w:val="22"/>
          <w:szCs w:val="22"/>
        </w:rPr>
      </w:pPr>
      <w:r>
        <w:rPr>
          <w:rStyle w:val="Fett"/>
          <w:rFonts w:ascii="Arial" w:hAnsi="Arial" w:cs="Arial"/>
          <w:sz w:val="22"/>
          <w:szCs w:val="22"/>
        </w:rPr>
        <w:t>DP4 – Trennung von Governance-Ebenen, integrierte Entscheidung:</w:t>
      </w:r>
      <w:r>
        <w:rPr>
          <w:rFonts w:ascii="Arial" w:hAnsi="Arial" w:cs="Arial"/>
          <w:sz w:val="22"/>
          <w:szCs w:val="22"/>
        </w:rPr>
        <w:t xml:space="preserve"> Strategische, technische und Compliance-Gates werden getrennt modelliert, aber über gemeinsame Artefakte und Entscheidungslogik gekoppelt.</w:t>
      </w:r>
    </w:p>
    <w:p w14:paraId="2AA68B1C" w14:textId="77777777" w:rsidR="00962A99" w:rsidRPr="00962A99" w:rsidRDefault="00962A99" w:rsidP="00962A99">
      <w:pPr>
        <w:pStyle w:val="whitespace-normal"/>
        <w:numPr>
          <w:ilvl w:val="0"/>
          <w:numId w:val="2"/>
        </w:numPr>
        <w:spacing w:line="360" w:lineRule="auto"/>
        <w:jc w:val="both"/>
        <w:rPr>
          <w:rFonts w:ascii="Arial" w:hAnsi="Arial" w:cs="Arial"/>
          <w:sz w:val="22"/>
          <w:szCs w:val="22"/>
        </w:rPr>
      </w:pPr>
      <w:r>
        <w:rPr>
          <w:rStyle w:val="Fett"/>
          <w:rFonts w:ascii="Arial" w:hAnsi="Arial" w:cs="Arial"/>
          <w:sz w:val="22"/>
          <w:szCs w:val="22"/>
        </w:rPr>
        <w:t>DP5 – Cloud-native Integrierbarkeit:</w:t>
      </w:r>
      <w:r>
        <w:rPr>
          <w:rFonts w:ascii="Arial" w:hAnsi="Arial" w:cs="Arial"/>
          <w:sz w:val="22"/>
          <w:szCs w:val="22"/>
        </w:rPr>
        <w:t xml:space="preserve"> Das Kontrollsystem muss in bestehende cloud-native CI/CD/CT-Toolchains integrierbar sein, ohne proprietäre Abhängigkeiten zu erzeugen.</w:t>
      </w:r>
    </w:p>
    <w:p w14:paraId="52336DCA" w14:textId="19734936" w:rsidR="00962A99" w:rsidRPr="00962A99" w:rsidRDefault="00962A99" w:rsidP="00962A99">
      <w:pPr>
        <w:pStyle w:val="font-claude-response-body"/>
        <w:spacing w:line="360" w:lineRule="auto"/>
        <w:jc w:val="both"/>
        <w:rPr>
          <w:rFonts w:ascii="Arial" w:hAnsi="Arial" w:cs="Arial"/>
          <w:sz w:val="22"/>
          <w:szCs w:val="22"/>
        </w:rPr>
      </w:pPr>
      <w:r>
        <w:rPr>
          <w:rFonts w:ascii="Arial" w:hAnsi="Arial" w:cs="Arial"/>
          <w:sz w:val="22"/>
          <w:szCs w:val="22"/>
        </w:rPr>
        <w:t xml:space="preserve">Der wissenschaftliche Neuheitswert dieses Beitrages liegt in der formalisierten Integration bestehender Mechanismen (Rekonfiguration, Formalisierung und </w:t>
        <w:lastRenderedPageBreak/>
        <w:t xml:space="preserve">Kontextualisierung) für den spezifischen Kontext von High-Risk GenAI-Systemen. Der Erreichungsgrad wird anhand einer dreistufigen Evaluation überprüft: (a) Requirements-Coverage-Matrix, (b) PoC-Walkthrough und (c) </w:t>
      </w:r>
      <w:del w:id="108" w:author="Claude" w:date="2026-02-28T00:00:00Z">
        <w:r>
          <w:rPr>
            <w:rFonts w:ascii="Arial" w:hAnsi="Arial" w:cs="Arial"/>
            <w:sz w:val="22"/>
            <w:szCs w:val="22"/>
          </w:rPr>
          <w:delText>Expert-Reviews (n≥3).</w:delText>
        </w:r>
      </w:del>
      <w:ins w:id="109" w:author="Claude" w:date="2026-02-28T00:00:00Z">
        <w:r>
          <w:rPr>
            <w:rFonts w:ascii="Arial" w:hAnsi="Arial" w:cs="Arial"/>
            <w:sz w:val="22"/>
            <w:szCs w:val="22"/>
          </w:rPr>
          <w:t>Expert-Reviews (n≥4).</w:t>
        </w:r>
      </w:ins>
    </w:p>
    <w:p w14:paraId="19D6BD18" w14:textId="675550C2" w:rsidR="00D95971" w:rsidRPr="009C43FE" w:rsidRDefault="00D95971" w:rsidP="00F53282">
      <w:pPr>
        <w:pStyle w:val="berschrift2"/>
      </w:pPr>
      <w:bookmarkStart w:id="4" w:name="_Toc223124004"/>
      <w:r>
        <w:t>1.4 Forschungsfragen</w:t>
      </w:r>
      <w:bookmarkEnd w:id="1"/>
      <w:bookmarkEnd w:id="4"/>
    </w:p>
    <w:p w14:paraId="5E20F2CC" w14:textId="77777777" w:rsidR="00D95971" w:rsidRPr="009C43FE" w:rsidRDefault="00D95971" w:rsidP="00D95971">
      <w:pPr>
        <w:spacing w:after="200" w:line="360" w:lineRule="auto"/>
        <w:jc w:val="both"/>
        <w:rPr>
          <w:rFonts w:ascii="Arial" w:hAnsi="Arial" w:cs="Arial"/>
        </w:rPr>
      </w:pPr>
      <w:r>
        <w:rPr>
          <w:rFonts w:ascii="Arial" w:hAnsi="Arial" w:cs="Arial"/>
        </w:rPr>
        <w:t>Aus der Problemstellung und Zielsetzung werden drei Forschungsfragen abgeleitet, die den drei DSR-Zyklen (Relevance, Design, Rigor) nach Hevner et al. (2004) zugeordnet sind:</w:t>
      </w:r>
    </w:p>
    <w:p w14:paraId="310F54FA" w14:textId="77777777" w:rsidR="00D95971" w:rsidRPr="009C43FE" w:rsidRDefault="00D95971" w:rsidP="00D95971">
      <w:pPr>
        <w:spacing w:after="200" w:line="360" w:lineRule="auto"/>
        <w:jc w:val="both"/>
        <w:rPr>
          <w:rFonts w:ascii="Arial" w:hAnsi="Arial" w:cs="Arial"/>
        </w:rPr>
      </w:pPr>
      <w:r>
        <w:rPr>
          <w:rFonts w:ascii="Arial" w:hAnsi="Arial" w:cs="Arial"/>
          <w:b/>
          <w:bCs/>
        </w:rPr>
        <w:t>RQ1 (Relevance):</w:t>
      </w:r>
      <w:r>
        <w:rPr>
          <w:rFonts w:ascii="Arial" w:hAnsi="Arial" w:cs="Arial"/>
        </w:rPr>
        <w:del w:id="100" w:author="Claude" w:date="2026-02-28T00:00:00Z">
          <w:r>
            <w:rPr>
              <w:rFonts w:ascii="Arial" w:hAnsi="Arial" w:cs="Arial"/>
            </w:rPr>
            <w:delText xml:space="preserve"> Welche normativen Anforderungen sind für eine verantwortungsnachweisbare Gestaltung von GenAI-Systemen im Enterprise-Kontext relevant und technisch operationalisierbar?</w:delText>
          </w:r>
        </w:del>
        <w:ins w:id="101" w:author="Claude" w:date="2026-02-28T00:00:00Z">
          <w:r>
            <w:rPr>
              <w:rFonts w:ascii="Arial" w:hAnsi="Arial" w:cs="Arial"/>
            </w:rPr>
            <w:t xml:space="preserve"> Welche regulatorischen, technischen und strategischen Anforderungen sind für eine verantwortungsnachweisbare Gestaltung von GenAI-Systemen im Enterprise-Kontext relevant und operationalisierbar?</w:t>
          </w:r>
        </w:ins>
      </w:r>
    </w:p>
    <w:p w14:paraId="343BBEA2" w14:textId="77777777" w:rsidR="00D95971" w:rsidRPr="009C43FE" w:rsidRDefault="00D95971" w:rsidP="00D95971">
      <w:pPr>
        <w:spacing w:after="200" w:line="360" w:lineRule="auto"/>
        <w:jc w:val="both"/>
        <w:rPr>
          <w:rFonts w:ascii="Arial" w:hAnsi="Arial" w:cs="Arial"/>
        </w:rPr>
      </w:pPr>
      <w:r>
        <w:rPr>
          <w:rFonts w:ascii="Arial" w:hAnsi="Arial" w:cs="Arial"/>
          <w:b/>
          <w:bCs/>
        </w:rPr>
        <w:t>RQ2 (Design):</w:t>
      </w:r>
      <w:r>
        <w:rPr>
          <w:rFonts w:ascii="Arial" w:hAnsi="Arial" w:cs="Arial"/>
        </w:rPr>
        <w:del w:id="102" w:author="Claude" w:date="2026-02-28T00:00:00Z">
          <w:r>
            <w:rPr>
              <w:rFonts w:ascii="Arial" w:hAnsi="Arial" w:cs="Arial"/>
            </w:rPr>
            <w:delText xml:space="preserve"> Wie kann eine Referenzarchitektur für GenAIOps gestaltet werden, die diese normativen Anforderungen durch ein lifecycle-integriertes Quality-Gate-Kontrollsystem systematisch operationalisiert?</w:delText>
          </w:r>
        </w:del>
        <w:ins w:id="103" w:author="Claude" w:date="2026-02-28T00:00:00Z">
          <w:r>
            <w:rPr>
              <w:rFonts w:ascii="Arial" w:hAnsi="Arial" w:cs="Arial"/>
            </w:rPr>
            <w:t xml:space="preserve"> Wie kann eine Referenzarchitektur für GenAIOps gestaltet werden, die die erhobenen Anforderungen durch ein lifecycle-integriertes Quality-Gate-Kontrollsystem systematisch operationalisiert?</w:t>
          </w:r>
        </w:ins>
      </w:r>
    </w:p>
    <w:p w14:paraId="730D0F16" w14:textId="77777777" w:rsidR="00D95971" w:rsidRPr="009C43FE" w:rsidRDefault="00D95971" w:rsidP="00D95971">
      <w:pPr>
        <w:spacing w:after="200" w:line="360" w:lineRule="auto"/>
        <w:jc w:val="both"/>
        <w:rPr>
          <w:rFonts w:ascii="Arial" w:hAnsi="Arial" w:cs="Arial"/>
        </w:rPr>
      </w:pPr>
      <w:r>
        <w:rPr>
          <w:rFonts w:ascii="Arial" w:hAnsi="Arial" w:cs="Arial"/>
          <w:b/>
          <w:bCs/>
        </w:rPr>
        <w:t>RQ3 (Rigor):</w:t>
      </w:r>
      <w:r>
        <w:rPr>
          <w:rFonts w:ascii="Arial" w:hAnsi="Arial" w:cs="Arial"/>
        </w:rPr>
        <w:t xml:space="preserve"> Inwiefern ermöglicht die entwickelte Referenzarchitektur die technische Durchsetzung und Nachweisbarkeit dieser Anforderungen in einem cloud-nativen GenAIOps-Kontext?</w:t>
      </w:r>
    </w:p>
    <w:p w14:paraId="3029A7E4" w14:textId="04A61037" w:rsidR="00694EF2" w:rsidRPr="009C43FE" w:rsidRDefault="00694EF2" w:rsidP="00F53282">
      <w:pPr>
        <w:pStyle w:val="berschrift2"/>
      </w:pPr>
      <w:bookmarkStart w:id="5" w:name="_Toc223083276"/>
      <w:bookmarkStart w:id="6" w:name="_Toc223124005"/>
      <w:r>
        <w:t>1.5 Forschungsmethodik</w:t>
      </w:r>
      <w:bookmarkEnd w:id="5"/>
      <w:bookmarkEnd w:id="6"/>
    </w:p>
    <w:p w14:paraId="491A90DF" w14:textId="77777777" w:rsidR="00694EF2" w:rsidRPr="009C43FE" w:rsidRDefault="00694EF2" w:rsidP="00694EF2">
      <w:pPr>
        <w:spacing w:after="200" w:line="360" w:lineRule="auto"/>
        <w:jc w:val="both"/>
        <w:rPr>
          <w:rFonts w:ascii="Arial" w:hAnsi="Arial" w:cs="Arial"/>
        </w:rPr>
      </w:pPr>
      <w:r>
        <w:rPr>
          <w:rFonts w:ascii="Arial" w:hAnsi="Arial" w:cs="Arial"/>
        </w:rPr>
        <w:t xml:space="preserve">Die Arbeit folgt dem Paradigma der </w:t>
      </w:r>
      <w:r>
        <w:rPr>
          <w:rFonts w:ascii="Arial" w:hAnsi="Arial" w:cs="Arial"/>
          <w:b/>
          <w:bCs/>
        </w:rPr>
        <w:t>Design Science Research (DSR)</w:t>
      </w:r>
      <w:r>
        <w:rPr>
          <w:rFonts w:ascii="Arial" w:hAnsi="Arial" w:cs="Arial"/>
        </w:rPr>
        <w:t xml:space="preserve"> und kombiniert drei methodische Rahmenwerke:</w:t>
      </w:r>
    </w:p>
    <w:p w14:paraId="1B3499F3" w14:textId="77777777" w:rsidR="00694EF2" w:rsidRPr="009C43FE" w:rsidRDefault="00694EF2" w:rsidP="00694EF2">
      <w:pPr>
        <w:spacing w:after="200" w:line="360" w:lineRule="auto"/>
        <w:jc w:val="both"/>
        <w:rPr>
          <w:rFonts w:ascii="Arial" w:hAnsi="Arial" w:cs="Arial"/>
        </w:rPr>
      </w:pPr>
      <w:r>
        <w:rPr>
          <w:rFonts w:ascii="Arial" w:hAnsi="Arial" w:cs="Arial"/>
        </w:rPr>
        <w:t xml:space="preserve">(1) Das </w:t>
      </w:r>
      <w:r>
        <w:rPr>
          <w:rFonts w:ascii="Arial" w:hAnsi="Arial" w:cs="Arial"/>
          <w:b/>
          <w:bCs/>
        </w:rPr>
        <w:t>Information Systems Research Framework</w:t>
      </w:r>
      <w:r>
        <w:rPr>
          <w:rFonts w:ascii="Arial" w:hAnsi="Arial" w:cs="Arial"/>
        </w:rPr>
        <w:t xml:space="preserve"> nach Hevner et al. (2004) bildet die Meta-Ebene. Es strukturiert die Arbeit über die drei Zyklen Relevance (Problemkontext), Design (Artefaktkonstruktion) und Rigor (Wissensbasis) und definiert sieben Leitlinien (Guidelines G1–G7), deren Einhaltung die wissenschaftliche Qualität des Artefakts sichert.</w:t>
      </w:r>
    </w:p>
    <w:p w14:paraId="4C02B813" w14:textId="77777777" w:rsidR="00694EF2" w:rsidRPr="009C43FE" w:rsidRDefault="00694EF2" w:rsidP="00694EF2">
      <w:pPr>
        <w:spacing w:after="200" w:line="360" w:lineRule="auto"/>
        <w:jc w:val="both"/>
        <w:rPr>
          <w:rFonts w:ascii="Arial" w:hAnsi="Arial" w:cs="Arial"/>
        </w:rPr>
      </w:pPr>
      <w:r>
        <w:rPr>
          <w:rFonts w:ascii="Arial" w:hAnsi="Arial" w:cs="Arial"/>
        </w:rPr>
        <w:t xml:space="preserve">(2) Die </w:t>
      </w:r>
      <w:r>
        <w:rPr>
          <w:rFonts w:ascii="Arial" w:hAnsi="Arial" w:cs="Arial"/>
          <w:b/>
          <w:bCs/>
        </w:rPr>
        <w:t>Design Science Research Methodology (DSRM)</w:t>
      </w:r>
      <w:r>
        <w:rPr>
          <w:rFonts w:ascii="Arial" w:hAnsi="Arial" w:cs="Arial"/>
        </w:rPr>
        <w:t xml:space="preserve"> nach Peffers et al. (2007) liefert die Prozessebene. Der sechsstufige Prozess (Problem Identification, Objectives, Design &amp; Development, Demonstration, Evaluation, Communication) wird problem-centered durchlaufen und auf die Kapitelstruktur der Arbeit abgebildet.</w:t>
      </w:r>
    </w:p>
    <w:p w14:paraId="1F5C7E9B" w14:textId="77777777" w:rsidR="00694EF2" w:rsidRPr="009C43FE" w:rsidRDefault="00694EF2" w:rsidP="00694EF2">
      <w:pPr>
        <w:spacing w:after="200" w:line="360" w:lineRule="auto"/>
        <w:jc w:val="both"/>
        <w:rPr>
          <w:rFonts w:ascii="Arial" w:hAnsi="Arial" w:cs="Arial"/>
        </w:rPr>
      </w:pPr>
      <w:r>
        <w:rPr>
          <w:rFonts w:ascii="Arial" w:hAnsi="Arial" w:cs="Arial"/>
        </w:rPr>
        <w:t xml:space="preserve">(3) Das </w:t>
      </w:r>
      <w:r>
        <w:rPr>
          <w:rFonts w:ascii="Arial" w:hAnsi="Arial" w:cs="Arial"/>
          <w:b/>
          <w:bCs/>
        </w:rPr>
        <w:t>DSR Grid</w:t>
      </w:r>
      <w:r>
        <w:rPr>
          <w:rFonts w:ascii="Arial" w:hAnsi="Arial" w:cs="Arial"/>
        </w:rPr>
        <w:t xml:space="preserve"> nach vom Brocke und Maedche (2019) dient als Strukturierungswerkzeug. Es operationalisiert die Forschungsplanung entlang von sechs Dimensionen (Problem/Solution/Evaluation × Relevance/Rigor) und sichert die systematische Abdeckung aller DSR-relevanten Aspekte.</w:t>
      </w:r>
    </w:p>
    <w:p w14:paraId="3A71C1A6" w14:textId="77777777" w:rsidR="00694EF2" w:rsidRPr="009C43FE" w:rsidRDefault="00694EF2" w:rsidP="00694EF2">
      <w:pPr>
        <w:spacing w:after="200" w:line="360" w:lineRule="auto"/>
        <w:jc w:val="both"/>
        <w:rPr>
          <w:rFonts w:ascii="Arial" w:hAnsi="Arial" w:cs="Arial"/>
        </w:rPr>
      </w:pPr>
      <w:r>
        <w:rPr>
          <w:rFonts w:ascii="Arial" w:hAnsi="Arial" w:cs="Arial"/>
        </w:rPr>
        <w:lastRenderedPageBreak/>
        <w:t xml:space="preserve">Der </w:t>
      </w:r>
      <w:r>
        <w:rPr>
          <w:rFonts w:ascii="Arial" w:hAnsi="Arial" w:cs="Arial"/>
          <w:b/>
          <w:bCs/>
        </w:rPr>
        <w:t>Artefakttyp</w:t>
      </w:r>
      <w:r>
        <w:rPr>
          <w:rFonts w:ascii="Arial" w:hAnsi="Arial" w:cs="Arial"/>
        </w:rPr>
        <w:t xml:space="preserve"> umfasst nach Hevner et al. (2004): Model (Architektur), Method (Gate-Systematik und Traceability) und Instantiation (Proof-of-Concept). Die Arbeit durchläuft </w:t>
      </w:r>
      <w:r>
        <w:rPr>
          <w:rFonts w:ascii="Arial" w:hAnsi="Arial" w:cs="Arial"/>
          <w:b/>
          <w:bCs/>
        </w:rPr>
        <w:t>zwei Iterationen</w:t>
      </w:r>
      <w:r>
        <w:rPr>
          <w:rFonts w:ascii="Arial" w:hAnsi="Arial" w:cs="Arial"/>
        </w:rPr>
        <w:t>: Iteration 1 entwickelt das konzeptuelle Architekturmodell und die Gate-Systematik; Iteration 2 instanziiert die Architektur als Azure-basierten Proof-of-Concept und verfeinert das Design auf Basis der Demonstrationsergebnisse.</w:t>
      </w:r>
    </w:p>
    <w:p w14:paraId="391EBFC4" w14:textId="77777777" w:rsidR="00694EF2" w:rsidRPr="009C43FE" w:rsidRDefault="00694EF2" w:rsidP="00694EF2">
      <w:pPr>
        <w:spacing w:after="200" w:line="360" w:lineRule="auto"/>
        <w:jc w:val="both"/>
        <w:rPr>
          <w:rFonts w:ascii="Arial" w:hAnsi="Arial" w:cs="Arial"/>
        </w:rPr>
      </w:pPr>
      <w:r>
        <w:rPr>
          <w:rFonts w:ascii="Arial" w:hAnsi="Arial" w:cs="Arial"/>
        </w:rPr>
        <w:t xml:space="preserve">Die </w:t>
      </w:r>
      <w:r>
        <w:rPr>
          <w:rFonts w:ascii="Arial" w:hAnsi="Arial" w:cs="Arial"/>
          <w:b/>
          <w:bCs/>
        </w:rPr>
        <w:t>Evaluation</w:t>
      </w:r>
      <w:r>
        <w:rPr>
          <w:rFonts w:ascii="Arial" w:hAnsi="Arial" w:cs="Arial"/>
        </w:rPr>
        <w:t xml:space="preserve"> folgt einem dreistufigen Design:</w:t>
      </w:r>
    </w:p>
    <w:p w14:paraId="6BAFA076" w14:textId="77777777" w:rsidR="00694EF2" w:rsidRPr="009C43FE" w:rsidRDefault="00694EF2" w:rsidP="00694EF2">
      <w:pPr>
        <w:spacing w:after="200" w:line="360" w:lineRule="auto"/>
        <w:jc w:val="both"/>
        <w:rPr>
          <w:rFonts w:ascii="Arial" w:hAnsi="Arial" w:cs="Arial"/>
        </w:rPr>
      </w:pPr>
      <w:r>
        <w:rPr>
          <w:rFonts w:ascii="Arial" w:hAnsi="Arial" w:cs="Arial"/>
        </w:rPr>
        <w:t xml:space="preserve">(a) </w:t>
      </w:r>
      <w:r>
        <w:rPr>
          <w:rFonts w:ascii="Arial" w:hAnsi="Arial" w:cs="Arial"/>
          <w:b/>
          <w:bCs/>
        </w:rPr>
        <w:t>Requirements-Coverage-Matrix:</w:t>
      </w:r>
      <w:r>
        <w:rPr>
          <w:rFonts w:ascii="Arial" w:hAnsi="Arial" w:cs="Arial"/>
        </w:rPr>
        <w:t xml:space="preserve"> Systematischer Abgleich der Architekturkomponenten mit den erhobenen Anforderungen (R1–Rn) zur Prüfung der Vollständigkeit.</w:t>
      </w:r>
    </w:p>
    <w:p w14:paraId="4BABBC0A" w14:textId="77777777" w:rsidR="00694EF2" w:rsidRPr="009C43FE" w:rsidRDefault="00694EF2" w:rsidP="00694EF2">
      <w:pPr>
        <w:spacing w:after="200" w:line="360" w:lineRule="auto"/>
        <w:jc w:val="both"/>
        <w:rPr>
          <w:rFonts w:ascii="Arial" w:hAnsi="Arial" w:cs="Arial"/>
        </w:rPr>
      </w:pPr>
      <w:r>
        <w:rPr>
          <w:rFonts w:ascii="Arial" w:hAnsi="Arial" w:cs="Arial"/>
        </w:rPr>
        <w:t xml:space="preserve">(b) </w:t>
      </w:r>
      <w:r>
        <w:rPr>
          <w:rFonts w:ascii="Arial" w:hAnsi="Arial" w:cs="Arial"/>
          <w:b/>
          <w:bCs/>
        </w:rPr>
        <w:t>PoC-Walkthrough:</w:t>
      </w:r>
      <w:r>
        <w:rPr>
          <w:rFonts w:ascii="Arial" w:hAnsi="Arial" w:cs="Arial"/>
        </w:rPr>
        <w:t xml:space="preserve"> Technische Demonstration der Machbarkeit anhand ausgewählter Szenarien im Azure-Stack, die die Durchsetzbarkeit und Evidenzgenerierung der Quality Gates nachweist.</w:t>
      </w:r>
    </w:p>
    <w:p w14:paraId="16599823" w14:textId="24BF2721" w:rsidR="00694EF2" w:rsidRPr="009C43FE" w:rsidRDefault="00694EF2" w:rsidP="00694EF2">
      <w:pPr>
        <w:spacing w:after="200" w:line="360" w:lineRule="auto"/>
        <w:jc w:val="both"/>
        <w:rPr>
          <w:rFonts w:ascii="Arial" w:hAnsi="Arial" w:cs="Arial"/>
        </w:rPr>
      </w:pPr>
      <w:r>
        <w:rPr>
          <w:rFonts w:ascii="Arial" w:hAnsi="Arial" w:cs="Arial"/>
        </w:rPr>
        <w:t xml:space="preserve">(c) </w:t>
      </w:r>
      <w:r>
        <w:rPr>
          <w:rFonts w:ascii="Arial" w:hAnsi="Arial" w:cs="Arial"/>
          <w:b/>
          <w:bCs/>
        </w:rPr>
        <w:t>Expert-Reviews (n≥4):</w:t>
      </w:r>
      <w:r>
        <w:rPr>
          <w:rFonts w:ascii="Arial" w:hAnsi="Arial" w:cs="Arial"/>
        </w:rPr>
        <w:t xml:space="preserve"> Leitfadengestützte Interviews mit Domänenexperten aus den Bereichen MLOps/LLMOps/GenAIOps, Cloud-Architektur und KI-Governance zur Bewertung der Praxistauglichkeit und Audit-Readiness.</w:t>
      </w:r>
    </w:p>
    <w:p w14:paraId="0B383256" w14:textId="3FE5DDD4" w:rsidR="00691DC1" w:rsidRPr="00BA6176" w:rsidRDefault="00340877" w:rsidP="00F53282">
      <w:pPr>
        <w:pStyle w:val="berschrift2"/>
      </w:pPr>
      <w:bookmarkStart w:id="7" w:name="_Toc223124006"/>
      <w:r>
        <w:t>1.6 Scope und Abgrenzung</w:t>
      </w:r>
      <w:bookmarkEnd w:id="7"/>
    </w:p>
    <w:p w14:paraId="0B383257" w14:textId="77777777" w:rsidR="00691DC1" w:rsidRPr="0008082F" w:rsidRDefault="00340877">
      <w:pPr>
        <w:spacing w:after="200" w:line="360" w:lineRule="auto"/>
        <w:jc w:val="both"/>
        <w:rPr>
          <w:rFonts w:ascii="Arial" w:hAnsi="Arial" w:cs="Arial"/>
          <w:sz w:val="21"/>
          <w:szCs w:val="22"/>
        </w:rPr>
      </w:pPr>
      <w:r>
        <w:rPr>
          <w:rFonts w:ascii="Arial" w:hAnsi="Arial" w:cs="Arial"/>
          <w:szCs w:val="22"/>
        </w:rPr>
        <w:t xml:space="preserve">Die Referenzarchitektur wird als </w:t>
      </w:r>
      <w:r>
        <w:rPr>
          <w:rFonts w:ascii="Arial" w:hAnsi="Arial" w:cs="Arial"/>
          <w:b/>
          <w:bCs/>
          <w:szCs w:val="22"/>
        </w:rPr>
        <w:t>generisches Modell</w:t>
      </w:r>
      <w:r>
        <w:rPr>
          <w:rFonts w:ascii="Arial" w:hAnsi="Arial" w:cs="Arial"/>
          <w:szCs w:val="22"/>
        </w:rPr>
        <w:t xml:space="preserve"> entwickelt, das branchenunabhängig anwendbar ist. Die prototypische Instanziierung (Proof-of-Concept) erfolgt in der </w:t>
      </w:r>
      <w:r>
        <w:rPr>
          <w:rFonts w:ascii="Arial" w:hAnsi="Arial" w:cs="Arial"/>
          <w:b/>
          <w:bCs/>
          <w:szCs w:val="22"/>
        </w:rPr>
        <w:t>Healthcare-Domäne</w:t>
      </w:r>
      <w:r>
        <w:rPr>
          <w:rFonts w:ascii="Arial" w:hAnsi="Arial" w:cs="Arial"/>
          <w:szCs w:val="22"/>
        </w:rPr>
        <w:del w:id="114" w:author="Claude" w:date="2026-02-28T00:00:00Z">
          <w:r>
            <w:rPr>
              <w:rFonts w:ascii="Arial" w:hAnsi="Arial" w:cs="Arial"/>
              <w:szCs w:val="22"/>
            </w:rPr>
            <w:delText xml:space="preserve"> am Beispiel eines Ambient AI Scribe – eines generativen KI-Systems zur automatisierten Transkription und Zusammenfassung medizinischer Gespräche.</w:delText>
          </w:r>
        </w:del>
        <w:ins w:id="115" w:author="Claude" w:date="2026-02-28T00:00:00Z">
          <w:r>
            <w:rPr>
              <w:rFonts w:ascii="Arial" w:hAnsi="Arial" w:cs="Arial"/>
              <w:szCs w:val="22"/>
            </w:rPr>
            <w:t xml:space="preserve"> am Beispiel eines Ambient AI Scribe — eines generativen KI-Systems zur automatisierten Transkription und Zusammenfassung medizinischer Gespräche (Healthcare als exemplarischer Anwendungsfall für die PoC-Validierung, nicht als Architektur-Scope).</w:t>
          </w:r>
        </w:ins>
      </w:r>
    </w:p>
    <w:p w14:paraId="0B383258" w14:textId="77777777" w:rsidR="00691DC1" w:rsidRPr="0008082F" w:rsidRDefault="00340877">
      <w:pPr>
        <w:spacing w:after="200" w:line="360" w:lineRule="auto"/>
        <w:jc w:val="both"/>
        <w:rPr>
          <w:rFonts w:ascii="Arial" w:hAnsi="Arial" w:cs="Arial"/>
          <w:sz w:val="21"/>
          <w:szCs w:val="22"/>
        </w:rPr>
      </w:pPr>
      <w:r>
        <w:rPr>
          <w:rFonts w:ascii="Arial" w:hAnsi="Arial" w:cs="Arial"/>
          <w:szCs w:val="22"/>
        </w:rPr>
        <w:t>Dieses Szenario eignet sich aus mehreren Gründen: (1) Es handelt sich um ein Hochrisiko-KI-System gemäß EU AI Act Annex III (medizinische Diagnostik und Entscheidungsunterstützung), (2) es erfordert die Verarbeitung sensibler Gesundheitsdaten unter DSGVO- und KI-Regulierungsvorgaben, (3) die Qualitätsanforderungen an generative Outputs (Halluzinationsfreiheit, klinische Präzision) sind besonders hoch und (4) die Nachweispflichten gegenüber Aufsichtsbehörden sind umfassend.</w:t>
      </w:r>
    </w:p>
    <w:p w14:paraId="09C204F0" w14:textId="731508B2" w:rsidR="00505F68" w:rsidRPr="00505F68" w:rsidRDefault="00505F68">
      <w:pPr>
        <w:spacing w:after="200" w:line="360" w:lineRule="auto"/>
        <w:jc w:val="both"/>
        <w:rPr>
          <w:rFonts w:ascii="Arial" w:hAnsi="Arial" w:cs="Arial"/>
        </w:rPr>
      </w:pPr>
      <w:r>
        <w:rPr>
          <w:rFonts w:ascii="Arial" w:hAnsi="Arial" w:cs="Arial"/>
        </w:rPr>
        <w:t xml:space="preserve">Der PoC wird auf dem Microsoft Azure Stack implementiert und nutzt Azure Kubernetes Service (AKS), Azure OpenAI Service, GitOps-Controller wie ArgoCD, Open Policy Agent (OPA/Rego) sowie Azure Monitor und Blob Storage (immutable) für die Evidence-Persistierung. Der Evidence Store folgt einem hybriden Ansatz: Unstrukturierte Artefakte (Model Cards, Evaluierungsreports) werden im Blob Storage abgelegt, während die strukturierten Metadaten der Quality-Gate-Durchläufe in einer relationalen Datenbank </w:t>
        <w:lastRenderedPageBreak/>
        <w:t>persistiert werden. Diese Trennung ermöglicht einerseits performantes Compliance-Reporting über indizierte Abfragen und stellt andererseits durch datenbankgestützte Schutzmechanismen (Immutability-Constraints, View-basierte Zugriffskontrolle) die Manipulationssicherheit der Audit-Nachweise sicher — eine zentrale Voraussetzung im Healthcare-Kontext, in dem medizinische Payload und regulatorische Telemetrie strikt getrennt werden müssen (DSGVO Art. 9). Die Architektur selbst bleibt cloud-provider-agnostisch (DP5: Cloud-native Integrierbarkeit).</w:t>
      </w:r>
    </w:p>
    <w:p w14:paraId="0B38325A" w14:textId="08BB052B" w:rsidR="00691DC1" w:rsidRPr="0008082F" w:rsidRDefault="00340877">
      <w:pPr>
        <w:spacing w:after="200" w:line="360" w:lineRule="auto"/>
        <w:jc w:val="both"/>
        <w:rPr>
          <w:rFonts w:ascii="Arial" w:hAnsi="Arial" w:cs="Arial"/>
          <w:sz w:val="21"/>
          <w:szCs w:val="22"/>
        </w:rPr>
      </w:pPr>
      <w:r>
        <w:rPr>
          <w:rFonts w:ascii="Arial" w:hAnsi="Arial" w:cs="Arial"/>
          <w:b/>
          <w:bCs/>
          <w:szCs w:val="22"/>
        </w:rPr>
        <w:t>Abgrenzung:</w:t>
      </w:r>
      <w:r>
        <w:rPr>
          <w:rFonts w:ascii="Arial" w:hAnsi="Arial" w:cs="Arial"/>
          <w:szCs w:val="22"/>
        </w:rPr>
        <w:del w:id="112" w:author="Claude" w:date="2026-02-28T00:00:00Z">
          <w:r>
            <w:rPr>
              <w:rFonts w:ascii="Arial" w:hAnsi="Arial" w:cs="Arial"/>
              <w:szCs w:val="22"/>
            </w:rPr>
            <w:delText xml:space="preserve"> Die Arbeit entwickelt keine eigenständigen KI-Modelle, sondern fokussiert auf die architekturelle Steuerung und Qualitätssicherung bestehender GenAI-Dienste. Ethische Fragestellungen werden nur insoweit adressiert, als sie sich in technisch operationalisierbare Anforderungen übersetzen lassen. Die rechtliche Analyse beschränkt sich auf die für High-Risk-Systeme relevanten Artikel des EU AI Act (Art. 9–15) und erhebt keinen Anspruch auf juristische Vollständigkeit.</w:delText>
          </w:r>
        </w:del>
        <w:ins w:id="113" w:author="Claude" w:date="2026-02-28T00:00:00Z">
          <w:r>
            <w:rPr>
              <w:rFonts w:ascii="Arial" w:hAnsi="Arial" w:cs="Arial"/>
              <w:szCs w:val="22"/>
            </w:rPr>
            <w:t xml:space="preserve"> Die Arbeit entwickelt keine eigenständigen KI-Modelle, sondern fokussiert auf die architekturelle Steuerung und Qualitätssicherung bestehender GenAI-Dienste. Explizit außerhalb des Scope liegen: LLM-Training und Fine-Tuning, eigenständige Modellentwicklung (Data Science) sowie die Optimierung von Data-Engineering-Pipelines. Ethische Fragestellungen werden nur insoweit adressiert, als sie sich in technisch operationalisierbare Anforderungen übersetzen lassen. Die rechtliche Analyse beschränkt sich auf die für High-Risk-Systeme relevanten Artikel des EU AI Act (Art. 9–15) und erhebt keinen Anspruch auf juristische Vollständigkeit.</w:t>
          </w:r>
        </w:ins>
      </w:r>
    </w:p>
    <w:p w14:paraId="0B38325C" w14:textId="436485C4" w:rsidR="00691DC1" w:rsidRDefault="003A1AD5" w:rsidP="00F53282">
      <w:pPr>
        <w:pStyle w:val="berschrift2"/>
      </w:pPr>
      <w:bookmarkStart w:id="8" w:name="_Toc223124007"/>
      <w:r>
        <w:t>2.1 Motivation</w:t>
      </w:r>
      <w:bookmarkEnd w:id="8"/>
    </w:p>
    <w:p w14:paraId="3F404598" w14:textId="77777777" w:rsidR="000D15F8" w:rsidRDefault="000D15F8" w:rsidP="000D15F8"/>
    <w:p w14:paraId="0B38325D" w14:textId="77777777" w:rsidR="00691DC1" w:rsidRPr="0008082F" w:rsidRDefault="00340877">
      <w:pPr>
        <w:spacing w:after="200" w:line="360" w:lineRule="auto"/>
        <w:jc w:val="both"/>
        <w:rPr>
          <w:rFonts w:ascii="Arial" w:hAnsi="Arial" w:cs="Arial"/>
          <w:sz w:val="21"/>
          <w:szCs w:val="22"/>
        </w:rPr>
      </w:pPr>
      <w:r>
        <w:rPr>
          <w:rFonts w:ascii="Arial" w:hAnsi="Arial" w:cs="Arial"/>
          <w:szCs w:val="22"/>
        </w:rPr>
        <w:t>Die Themenwahl ist sowohl durch die berufliche Spezialisierung als auch durch ein weiterführendes Forschungsinteresse motiviert. Zurzeit absolviere ich parallel zur Masterarbeit eine zertifizierte Vollzeit-Weiterbildung zum Cloud Architect (810 UE, AZAV-zertifiziert) mit Schwerpunkt auf Kubernetes, Infrastructure-as-Code und CI/CD-Pipelines, die die technische Basis der Arbeit unmittelbar ergänzt. Im Masterstudium bildete Künstliche Intelligenz das Vertiefungsfach (Note: 1,0), ergänzt durch Praxisprojekte im Bereich KI-gestütztes Requirements Engineering und cloud-native Architekturentwicklung (jeweils Note: 1,0). Darüber hinaus umfasst die Weiterbildung ein verpflichtendes Praxisprojekt, in dem ich eine Cloudarchitektur entwickeln werde. Die dabei verfügbare fachliche Begleitung durch erfahrene Cloud-Architekten ermöglicht ein Practitioner Review, das die leitfadengestützten Experteninterviews als zusätzliche Evaluationsperspektive ergänzt. Die berufliche Erfahrung im Automotive-Sektor — unter anderem als Projektleiter bei Mercedes-AMG und als strategischer Produktmanager bei der Mercedes-Benz AG mit Verantwortung für Schnittstellenmanagement, Datenintegration und Governance-Strukturen — hat den Bedarf an integrierten, regulatorisch konformen Betriebsarchitekturen für KI-Systeme aus der Praxis heraus sichtbar gemacht.</w:t>
      </w:r>
    </w:p>
    <w:p w14:paraId="0B38325E" w14:textId="77777777" w:rsidR="00691DC1" w:rsidRPr="0008082F" w:rsidRDefault="00340877">
      <w:pPr>
        <w:spacing w:after="200" w:line="360" w:lineRule="auto"/>
        <w:jc w:val="both"/>
        <w:rPr>
          <w:rFonts w:ascii="Arial" w:hAnsi="Arial" w:cs="Arial"/>
          <w:sz w:val="21"/>
          <w:szCs w:val="22"/>
        </w:rPr>
      </w:pPr>
      <w:r>
        <w:rPr>
          <w:rFonts w:ascii="Arial" w:hAnsi="Arial" w:cs="Arial"/>
          <w:szCs w:val="22"/>
        </w:rPr>
        <w:t xml:space="preserve">Über das unmittelbare Berufsziel als AI &amp; Cloud Solution Architect hinaus verfolge ich das Ziel einer Promotion im Bereich KI- und Innovationsmanagement. Die vorliegende Arbeit soll dafür eine methodisch und inhaltlich tragfähige Grundlage schaffen. Darüber hinaus ist die Überzeugung leitend, dass die technologische und regulatorische </w:t>
        <w:lastRenderedPageBreak/>
        <w:t>Souveränität Europas — insbesondere im Bereich Cloud-Infrastruktur und KI-Governance — eine eigenständige architektonische Antwort erfordert, zu der diese Arbeit einen konzeptionellen Beitrag leisten möchte.</w:t>
      </w:r>
    </w:p>
    <w:p w14:paraId="0B38325F" w14:textId="3E0716E9" w:rsidR="00691DC1" w:rsidRDefault="003A1AD5" w:rsidP="00F53282">
      <w:pPr>
        <w:pStyle w:val="berschrift2"/>
      </w:pPr>
      <w:bookmarkStart w:id="9" w:name="_Toc223124008"/>
      <w:r>
        <w:t>2.2 Unternehmensakzeptanz</w:t>
      </w:r>
      <w:bookmarkEnd w:id="9"/>
    </w:p>
    <w:p w14:paraId="2CAE176E" w14:textId="2106FA8D" w:rsidR="00BA6176" w:rsidRPr="006F56D4" w:rsidRDefault="00340877" w:rsidP="006F56D4">
      <w:pPr>
        <w:spacing w:after="200" w:line="360" w:lineRule="auto"/>
        <w:jc w:val="both"/>
        <w:rPr>
          <w:rFonts w:ascii="Arial" w:hAnsi="Arial" w:cs="Arial"/>
          <w:sz w:val="21"/>
          <w:szCs w:val="22"/>
        </w:rPr>
      </w:pPr>
      <w:r>
        <w:rPr>
          <w:rFonts w:ascii="Arial" w:hAnsi="Arial" w:cs="Arial"/>
          <w:szCs w:val="22"/>
        </w:rPr>
        <w:t>Vorerst wird die Arbeit als rein akademisches Forschungsprojekt ohne festen Praxispartner durchgeführt. Dies ist im Rahmen einer Design-Science-Research-Arbeit methodisch unproblematisch, da das zentrale Artefakt — eine generalisierbare Referenzarchitektur — nicht an einen spezifischen Unternehmenskontext gebunden ist, sondern als übertragbares Designwissen konzipiert wird (Hevner et al., 2004, S. 80). Die Evaluation stützt sich auf leitfadengestützte Experteninterviews mit Domänenexperten aus Wissenschaft und Praxis, deren Zugang sowohl über das akademische und berufliche Netzwerk als auch über die Fortbildung gesichert ist. Für die prototypische Implementierung (PoC) stehen studentische Cloud-Ressourcen (Microsoft Azure) sowie Open-Source-Tooling zur Verfügung. Eine optionale Kooperation mit einem Startup zur Validierung des Ambient-AI-Scribe-Szenarios (oder eines ähnlichen Use Case) wird derzeit geprüft, ist für die Durchführbarkeit der Arbeit jedoch nicht erforderlich.</w:t>
      </w:r>
      <w:bookmarkStart w:id="10" w:name="_Toc223083287"/>
    </w:p>
    <w:p w14:paraId="16245352" w14:textId="5667728C" w:rsidR="00DC0744" w:rsidRDefault="003A1AD5" w:rsidP="00F53282">
      <w:pPr>
        <w:pStyle w:val="berschrift2"/>
      </w:pPr>
      <w:bookmarkStart w:id="11" w:name="_Toc223124009"/>
      <w:r>
        <w:t>2.3 Vorläufiger Zeitplan</w:t>
      </w:r>
      <w:bookmarkEnd w:id="10"/>
      <w:bookmarkEnd w:id="11"/>
    </w:p>
    <w:p w14:paraId="0A9D24F1" w14:textId="77777777" w:rsidR="00DC0744" w:rsidRPr="00FC2FC8" w:rsidRDefault="00DC0744" w:rsidP="00DC0744">
      <w:pPr>
        <w:spacing w:after="200" w:line="360" w:lineRule="auto"/>
        <w:jc w:val="both"/>
        <w:rPr>
          <w:rFonts w:ascii="Arial" w:hAnsi="Arial" w:cs="Arial"/>
        </w:rPr>
      </w:pPr>
      <w:r>
        <w:rPr>
          <w:rFonts w:ascii="Arial" w:hAnsi="Arial" w:cs="Arial"/>
        </w:rPr>
        <w:t>Die Bearbeitungsdauer beträgt 16 Wochen. Der Zeitplan orientiert sich an den DSRM-Schritten und der Kapitelstruktur: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800"/>
        <w:gridCol w:w="2170"/>
      </w:tblGrid>
      <w:tr w:rsidR="00DC0744" w14:paraId="0D4BB1FE" w14:textId="77777777" w:rsidTr="00290986">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99EF536" w14:textId="77777777" w:rsidR="00DC0744" w:rsidRDefault="00DC0744" w:rsidP="00290986">
            <w:r>
              <w:rPr>
                <w:b/>
                <w:bCs/>
                <w:sz w:val="20"/>
                <w:szCs w:val="20"/>
              </w:rPr>
              <w:t>Woche</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231F347" w14:textId="77777777" w:rsidR="00DC0744" w:rsidRDefault="00DC0744" w:rsidP="00290986">
            <w:r>
              <w:rPr>
                <w:b/>
                <w:bCs/>
                <w:sz w:val="20"/>
                <w:szCs w:val="20"/>
              </w:rPr>
              <w:t>Phase</w:t>
            </w:r>
          </w:p>
        </w:tc>
        <w:tc>
          <w:tcPr>
            <w:tcW w:w="3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14EE2C2" w14:textId="77777777" w:rsidR="00DC0744" w:rsidRDefault="00DC0744" w:rsidP="00290986">
            <w:r>
              <w:rPr>
                <w:b/>
                <w:bCs/>
                <w:sz w:val="20"/>
                <w:szCs w:val="20"/>
              </w:rPr>
              <w:t>Aktivitäten</w:t>
            </w:r>
          </w:p>
        </w:tc>
        <w:tc>
          <w:tcPr>
            <w:tcW w:w="21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A5DD89C" w14:textId="77777777" w:rsidR="00DC0744" w:rsidRDefault="00DC0744" w:rsidP="00290986">
            <w:r>
              <w:rPr>
                <w:b/>
                <w:bCs/>
                <w:sz w:val="20"/>
                <w:szCs w:val="20"/>
              </w:rPr>
              <w:t>Ergebnis</w:t>
            </w:r>
          </w:p>
        </w:tc>
      </w:tr>
      <w:tr w:rsidR="00DC0744" w14:paraId="56E74F64" w14:textId="77777777" w:rsidTr="00C85101">
        <w:tc>
          <w:tcPr>
            <w:tcW w:w="900" w:type="dxa"/>
            <w:tcBorders>
              <w:top w:val="single" w:sz="1" w:space="0" w:color="999999"/>
              <w:left w:val="single" w:sz="1" w:space="0" w:color="999999"/>
              <w:bottom w:val="single" w:sz="1" w:space="0" w:color="999999"/>
              <w:right w:val="single" w:sz="1" w:space="0" w:color="999999"/>
            </w:tcBorders>
            <w:shd w:val="clear" w:color="auto" w:fill="C1F0C7" w:themeFill="accent3" w:themeFillTint="33"/>
            <w:tcMar>
              <w:top w:w="60" w:type="dxa"/>
              <w:left w:w="100" w:type="dxa"/>
              <w:bottom w:w="60" w:type="dxa"/>
              <w:right w:w="100" w:type="dxa"/>
            </w:tcMar>
          </w:tcPr>
          <w:p w14:paraId="2BF809A2" w14:textId="77777777" w:rsidR="00DC0744" w:rsidRDefault="00DC0744" w:rsidP="00290986">
            <w:r>
              <w:rPr>
                <w:sz w:val="20"/>
                <w:szCs w:val="20"/>
              </w:rPr>
              <w:t>1–2</w:t>
            </w:r>
          </w:p>
        </w:tc>
        <w:tc>
          <w:tcPr>
            <w:tcW w:w="2200" w:type="dxa"/>
            <w:tcBorders>
              <w:top w:val="single" w:sz="1" w:space="0" w:color="999999"/>
              <w:left w:val="single" w:sz="1" w:space="0" w:color="999999"/>
              <w:bottom w:val="single" w:sz="1" w:space="0" w:color="999999"/>
              <w:right w:val="single" w:sz="1" w:space="0" w:color="999999"/>
            </w:tcBorders>
            <w:shd w:val="clear" w:color="auto" w:fill="C1F0C7" w:themeFill="accent3" w:themeFillTint="33"/>
            <w:tcMar>
              <w:top w:w="60" w:type="dxa"/>
              <w:left w:w="100" w:type="dxa"/>
              <w:bottom w:w="60" w:type="dxa"/>
              <w:right w:w="100" w:type="dxa"/>
            </w:tcMar>
          </w:tcPr>
          <w:p w14:paraId="36255D9F" w14:textId="77777777" w:rsidR="00DC0744" w:rsidRDefault="00DC0744" w:rsidP="00290986">
            <w:pPr>
              <w:rPr>
                <w:sz w:val="20"/>
                <w:szCs w:val="20"/>
              </w:rPr>
            </w:pPr>
            <w:r>
              <w:rPr>
                <w:sz w:val="20"/>
                <w:szCs w:val="20"/>
              </w:rPr>
              <w:t>Grundlagen &amp; Methodik</w:t>
            </w:r>
          </w:p>
          <w:p w14:paraId="659653B5" w14:textId="4746F222" w:rsidR="00C85101" w:rsidRDefault="00C85101" w:rsidP="00290986">
            <w:r>
              <w:rPr>
                <w:sz w:val="20"/>
                <w:szCs w:val="20"/>
              </w:rPr>
              <w:t>(bereits erledigt)</w:t>
            </w:r>
          </w:p>
        </w:tc>
        <w:tc>
          <w:tcPr>
            <w:tcW w:w="3800" w:type="dxa"/>
            <w:tcBorders>
              <w:top w:val="single" w:sz="1" w:space="0" w:color="999999"/>
              <w:left w:val="single" w:sz="1" w:space="0" w:color="999999"/>
              <w:bottom w:val="single" w:sz="1" w:space="0" w:color="999999"/>
              <w:right w:val="single" w:sz="1" w:space="0" w:color="999999"/>
            </w:tcBorders>
            <w:shd w:val="clear" w:color="auto" w:fill="C1F0C7" w:themeFill="accent3" w:themeFillTint="33"/>
            <w:tcMar>
              <w:top w:w="60" w:type="dxa"/>
              <w:left w:w="100" w:type="dxa"/>
              <w:bottom w:w="60" w:type="dxa"/>
              <w:right w:w="100" w:type="dxa"/>
            </w:tcMar>
          </w:tcPr>
          <w:p w14:paraId="53162803" w14:textId="77777777" w:rsidR="00DC0744" w:rsidRDefault="00DC0744" w:rsidP="00290986">
            <w:r>
              <w:rPr>
                <w:sz w:val="20"/>
                <w:szCs w:val="20"/>
              </w:rPr>
              <w:t>DSR-Rahmen erarbeiten, Kapitel 2–3 schreiben</w:t>
            </w:r>
          </w:p>
        </w:tc>
        <w:tc>
          <w:tcPr>
            <w:tcW w:w="2170" w:type="dxa"/>
            <w:tcBorders>
              <w:top w:val="single" w:sz="1" w:space="0" w:color="999999"/>
              <w:left w:val="single" w:sz="1" w:space="0" w:color="999999"/>
              <w:bottom w:val="single" w:sz="1" w:space="0" w:color="999999"/>
              <w:right w:val="single" w:sz="1" w:space="0" w:color="999999"/>
            </w:tcBorders>
            <w:shd w:val="clear" w:color="auto" w:fill="C1F0C7" w:themeFill="accent3" w:themeFillTint="33"/>
            <w:tcMar>
              <w:top w:w="60" w:type="dxa"/>
              <w:left w:w="100" w:type="dxa"/>
              <w:bottom w:w="60" w:type="dxa"/>
              <w:right w:w="100" w:type="dxa"/>
            </w:tcMar>
          </w:tcPr>
          <w:p w14:paraId="1409CC17" w14:textId="77777777" w:rsidR="00DC0744" w:rsidRDefault="00DC0744" w:rsidP="00290986">
            <w:r>
              <w:rPr>
                <w:sz w:val="20"/>
                <w:szCs w:val="20"/>
              </w:rPr>
              <w:t>Kap. 2–3 (Entwurf)</w:t>
            </w:r>
          </w:p>
        </w:tc>
      </w:tr>
      <w:tr w:rsidR="00DC0744" w14:paraId="2D51BD8C"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DA2A6" w14:textId="77777777" w:rsidR="00DC0744" w:rsidRDefault="00DC0744" w:rsidP="00290986">
            <w:r>
              <w:rPr>
                <w:sz w:val="20"/>
                <w:szCs w:val="20"/>
              </w:rPr>
              <w:t>2–4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55C53" w14:textId="77777777" w:rsidR="00DC0744" w:rsidRDefault="00DC0744" w:rsidP="00290986">
            <w:r>
              <w:rPr>
                <w:sz w:val="20"/>
                <w:szCs w:val="20"/>
              </w:rPr>
              <w:t>Anforderungsanalyse</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3A177" w14:textId="77777777" w:rsidR="00DC0744" w:rsidRDefault="00DC0744" w:rsidP="00290986">
            <w:r>
              <w:rPr>
                <w:sz w:val="20"/>
                <w:szCs w:val="20"/>
              </w:rPr>
              <w:t>EU AI Act Art. 9–15, Literaturanalyse, R-Katalog erstellen</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61D5F" w14:textId="77777777" w:rsidR="00DC0744" w:rsidRDefault="00DC0744" w:rsidP="00290986">
            <w:r>
              <w:rPr>
                <w:sz w:val="20"/>
                <w:szCs w:val="20"/>
              </w:rPr>
              <w:t>Kap. 4, R1–Rn</w:t>
            </w:r>
          </w:p>
        </w:tc>
      </w:tr>
      <w:tr w:rsidR="00DC0744" w14:paraId="651CC67D"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E17D40" w14:textId="77777777" w:rsidR="00DC0744" w:rsidRDefault="00DC0744" w:rsidP="00290986">
            <w:r>
              <w:rPr>
                <w:sz w:val="20"/>
                <w:szCs w:val="20"/>
              </w:rPr>
              <w:t>4–6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ECE79" w14:textId="77777777" w:rsidR="00DC0744" w:rsidRDefault="00DC0744" w:rsidP="00290986">
            <w:r>
              <w:rPr>
                <w:sz w:val="20"/>
                <w:szCs w:val="20"/>
              </w:rPr>
              <w:t>Architekturentwurf (Iter. 1)</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3EA13" w14:textId="77777777" w:rsidR="00DC0744" w:rsidRDefault="00DC0744" w:rsidP="00290986">
            <w:r>
              <w:rPr>
                <w:sz w:val="20"/>
                <w:szCs w:val="20"/>
              </w:rPr>
              <w:t>DP1–DP5 anwenden, S1–S4 spezifizieren, Gate-Katalog</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7A6F4" w14:textId="77777777" w:rsidR="00DC0744" w:rsidRDefault="00DC0744" w:rsidP="00290986">
            <w:r>
              <w:rPr>
                <w:sz w:val="20"/>
                <w:szCs w:val="20"/>
              </w:rPr>
              <w:t>Kap. 5.1–5.5 (Konzept)</w:t>
            </w:r>
          </w:p>
        </w:tc>
      </w:tr>
      <w:tr w:rsidR="00DC0744" w14:paraId="11B9F262"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7A02D" w14:textId="77777777" w:rsidR="00DC0744" w:rsidRDefault="00DC0744" w:rsidP="00290986">
            <w:r>
              <w:rPr>
                <w:sz w:val="20"/>
                <w:szCs w:val="20"/>
              </w:rPr>
              <w:t>6–9</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C88E02" w14:textId="77777777" w:rsidR="00DC0744" w:rsidRDefault="00DC0744" w:rsidP="00290986">
            <w:r>
              <w:rPr>
                <w:sz w:val="20"/>
                <w:szCs w:val="20"/>
              </w:rPr>
              <w:t>PoC-Entwicklung (Iter. 2)</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FC83EB" w14:textId="77777777" w:rsidR="00DC0744" w:rsidRDefault="00DC0744" w:rsidP="00290986">
            <w:r>
              <w:rPr>
                <w:sz w:val="20"/>
                <w:szCs w:val="20"/>
              </w:rPr>
              <w:t>Azure-Instanziierung, Pipeline-Setup, Gate-Implementierung</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5DBA1E" w14:textId="77777777" w:rsidR="00DC0744" w:rsidRDefault="00DC0744" w:rsidP="00290986">
            <w:r>
              <w:rPr>
                <w:sz w:val="20"/>
                <w:szCs w:val="20"/>
              </w:rPr>
              <w:t>Kap. 5.6 (PoC)</w:t>
            </w:r>
          </w:p>
        </w:tc>
      </w:tr>
      <w:tr w:rsidR="00DC0744" w14:paraId="3111BA6F"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45925" w14:textId="77777777" w:rsidR="00DC0744" w:rsidRDefault="00DC0744" w:rsidP="00290986">
            <w:r>
              <w:rPr>
                <w:sz w:val="20"/>
                <w:szCs w:val="20"/>
              </w:rPr>
              <w:t>9–11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2C951E" w14:textId="77777777" w:rsidR="00DC0744" w:rsidRDefault="00DC0744" w:rsidP="00290986">
            <w:r>
              <w:rPr>
                <w:sz w:val="20"/>
                <w:szCs w:val="20"/>
              </w:rPr>
              <w:t>Evaluation</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616DFA" w14:textId="77777777" w:rsidR="00DC0744" w:rsidRDefault="00DC0744" w:rsidP="00290986">
            <w:r>
              <w:rPr>
                <w:sz w:val="20"/>
                <w:szCs w:val="20"/>
              </w:rPr>
              <w:del w:id="106" w:author="Claude" w:date="2026-02-28T00:00:00Z">
                <w:r>
                  <w:rPr>
                    <w:sz w:val="20"/>
                    <w:szCs w:val="20"/>
                  </w:rPr>
                  <w:delText>Coverage-Matrix, PoC-Walkthrough, Expert-Interviews (n≥3)</w:delText>
                </w:r>
              </w:del>
              <w:ins w:id="107" w:author="Claude" w:date="2026-02-28T00:00:00Z">
                <w:r>
                  <w:rPr>
                    <w:sz w:val="20"/>
                    <w:szCs w:val="20"/>
                  </w:rPr>
                  <w:t>Coverage-Matrix, PoC-Walkthrough, Expert-Interviews (n≥4)</w:t>
                </w:r>
              </w:ins>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C4CDA2" w14:textId="77777777" w:rsidR="00DC0744" w:rsidRDefault="00DC0744" w:rsidP="00290986">
            <w:r>
              <w:rPr>
                <w:sz w:val="20"/>
                <w:szCs w:val="20"/>
              </w:rPr>
              <w:t>Kap. 6</w:t>
            </w:r>
          </w:p>
        </w:tc>
      </w:tr>
      <w:tr w:rsidR="00DC0744" w14:paraId="35636FFC"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A1476" w14:textId="77777777" w:rsidR="00DC0744" w:rsidRDefault="00DC0744" w:rsidP="00290986">
            <w:r>
              <w:rPr>
                <w:sz w:val="20"/>
                <w:szCs w:val="20"/>
              </w:rPr>
              <w:t>11–13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FA811" w14:textId="77777777" w:rsidR="00DC0744" w:rsidRDefault="00DC0744" w:rsidP="00290986">
            <w:r>
              <w:rPr>
                <w:sz w:val="20"/>
                <w:szCs w:val="20"/>
              </w:rPr>
              <w:t>Diskussion &amp; Synthese</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BF6CAB" w14:textId="77777777" w:rsidR="00DC0744" w:rsidRDefault="00DC0744" w:rsidP="00290986">
            <w:r>
              <w:rPr>
                <w:sz w:val="20"/>
                <w:szCs w:val="20"/>
              </w:rPr>
              <w:t>Ergebnisinterpretation, Beiträge, Limitationen</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8A374" w14:textId="77777777" w:rsidR="00DC0744" w:rsidRDefault="00DC0744" w:rsidP="00290986">
            <w:r>
              <w:rPr>
                <w:sz w:val="20"/>
                <w:szCs w:val="20"/>
              </w:rPr>
              <w:t>Kap. 7</w:t>
            </w:r>
          </w:p>
        </w:tc>
      </w:tr>
      <w:tr w:rsidR="00DC0744" w14:paraId="647D471E"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BDE07" w14:textId="77777777" w:rsidR="00DC0744" w:rsidRDefault="00DC0744" w:rsidP="00290986">
            <w:r>
              <w:rPr>
                <w:sz w:val="20"/>
                <w:szCs w:val="20"/>
              </w:rPr>
              <w:t>13–15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19753" w14:textId="77777777" w:rsidR="00DC0744" w:rsidRDefault="00DC0744" w:rsidP="00290986">
            <w:r>
              <w:rPr>
                <w:sz w:val="20"/>
                <w:szCs w:val="20"/>
              </w:rPr>
              <w:t>Fertigstellung</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70A65" w14:textId="77777777" w:rsidR="00DC0744" w:rsidRDefault="00DC0744" w:rsidP="00290986">
            <w:r>
              <w:rPr>
                <w:sz w:val="20"/>
                <w:szCs w:val="20"/>
              </w:rPr>
              <w:t>Kap. 1+8 schreiben, Gesamtrevision, Formatierung</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683DC" w14:textId="77777777" w:rsidR="00DC0744" w:rsidRDefault="00DC0744" w:rsidP="00290986">
            <w:r>
              <w:rPr>
                <w:sz w:val="20"/>
                <w:szCs w:val="20"/>
              </w:rPr>
              <w:t>Gesamtdokument</w:t>
            </w:r>
          </w:p>
        </w:tc>
      </w:tr>
      <w:tr w:rsidR="00DC0744" w14:paraId="3A93CC8A" w14:textId="77777777" w:rsidTr="00290986">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E2C94" w14:textId="77777777" w:rsidR="00DC0744" w:rsidRDefault="00DC0744" w:rsidP="00290986">
            <w:r>
              <w:rPr>
                <w:sz w:val="20"/>
                <w:szCs w:val="20"/>
              </w:rPr>
              <w:t>15–16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10C12" w14:textId="77777777" w:rsidR="00DC0744" w:rsidRDefault="00DC0744" w:rsidP="00290986">
            <w:r>
              <w:rPr>
                <w:sz w:val="20"/>
                <w:szCs w:val="20"/>
              </w:rPr>
              <w:t>Puffer &amp; Abgabe</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58F45D" w14:textId="77777777" w:rsidR="00DC0744" w:rsidRDefault="00DC0744" w:rsidP="00290986">
            <w:r>
              <w:rPr>
                <w:sz w:val="20"/>
                <w:szCs w:val="20"/>
              </w:rPr>
              <w:t>Korrekturlesen, Druck, Abgabe</w:t>
            </w:r>
          </w:p>
        </w:tc>
        <w:tc>
          <w:tcPr>
            <w:tcW w:w="21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A38E38" w14:textId="77777777" w:rsidR="00DC0744" w:rsidRDefault="00DC0744" w:rsidP="00290986">
            <w:r>
              <w:rPr>
                <w:sz w:val="20"/>
                <w:szCs w:val="20"/>
              </w:rPr>
              <w:t>Finale Abgabe</w:t>
            </w:r>
          </w:p>
        </w:tc>
      </w:tr>
    </w:tbl>
    <w:p w14:paraId="3344C2A9" w14:textId="07C3D6E0" w:rsidR="001636B2" w:rsidRDefault="00DC0744" w:rsidP="00BA6176">
      <w:pPr>
        <w:spacing w:before="120" w:after="240" w:line="360" w:lineRule="auto"/>
        <w:jc w:val="both"/>
      </w:pPr>
      <w:r>
        <w:rPr>
          <w:i/>
          <w:iCs/>
          <w:sz w:val="20"/>
          <w:szCs w:val="20"/>
        </w:rPr>
        <w:t>Tabelle 7: Vorläufiger Zeitplan (16 Wochen</w:t>
      </w:r>
      <w:bookmarkStart w:id="12" w:name="_Toc223083278"/>
      <w:r>
        <w:rPr>
          <w:i/>
          <w:iCs/>
          <w:sz w:val="20"/>
          <w:szCs w:val="20"/>
        </w:rPr>
        <w:t>)</w:t>
      </w:r>
    </w:p>
    <w:bookmarkEnd w:id="12"/>
    <w:p w14:paraId="1D83B250" w14:textId="77777777" w:rsidR="003A1AD5" w:rsidRDefault="003A1AD5" w:rsidP="00447397">
      <w:pPr>
        <w:pStyle w:val="berschrift1"/>
      </w:pPr>
    </w:p>
    <w:p w14:paraId="24D70E81" w14:textId="77777777" w:rsidR="00C85101" w:rsidRDefault="00C85101" w:rsidP="00447397">
      <w:pPr>
        <w:pStyle w:val="berschrift1"/>
      </w:pPr>
    </w:p>
    <w:p w14:paraId="4EBBCF18" w14:textId="5F3F9229" w:rsidR="00FC2FC8" w:rsidRDefault="0021662D" w:rsidP="00447397">
      <w:pPr>
        <w:pStyle w:val="berschrift1"/>
      </w:pPr>
      <w:bookmarkStart w:id="13" w:name="_Toc223124010"/>
      <w:r>
        <w:lastRenderedPageBreak/>
        <w:t>Gliederung</w:t>
      </w:r>
      <w:bookmarkStart w:id="14" w:name="_Toc223083279"/>
      <w:bookmarkEnd w:id="13"/>
    </w:p>
    <w:p w14:paraId="75DDDD6F" w14:textId="7CF2DD0B" w:rsidR="0021662D" w:rsidRPr="00FC2FC8" w:rsidRDefault="009746EC" w:rsidP="00F53282">
      <w:pPr>
        <w:pStyle w:val="berschrift2"/>
      </w:pPr>
      <w:bookmarkStart w:id="15" w:name="_Toc223124011"/>
      <w:r>
        <w:t>1 Kapitelübersicht</w:t>
      </w:r>
      <w:bookmarkEnd w:id="14"/>
      <w:bookmarkEnd w:id="15"/>
    </w:p>
    <w:p w14:paraId="5B84E72E" w14:textId="77777777" w:rsidR="0021662D" w:rsidRPr="00FC2FC8" w:rsidRDefault="0021662D" w:rsidP="0021662D">
      <w:pPr>
        <w:spacing w:after="200" w:line="360" w:lineRule="auto"/>
        <w:jc w:val="both"/>
        <w:rPr>
          <w:rFonts w:ascii="Arial" w:hAnsi="Arial" w:cs="Arial"/>
        </w:rPr>
      </w:pPr>
      <w:r>
        <w:rPr>
          <w:rFonts w:ascii="Arial" w:hAnsi="Arial" w:cs="Arial"/>
        </w:rPr>
        <w:t>Die Arbeit gliedert sich in acht Kapitel, die dem DSRM-Prozess nach Peffers et al. (2007) folgen und den drei DSR-Zyklen nach Hevner et al. (2004) zugeordnet sind.</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7"/>
        <w:gridCol w:w="3490"/>
        <w:gridCol w:w="2196"/>
        <w:gridCol w:w="1497"/>
      </w:tblGrid>
      <w:tr w:rsidR="0021662D" w14:paraId="3098D3C8" w14:textId="77777777" w:rsidTr="00290986">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4A5B34B" w14:textId="77777777" w:rsidR="0021662D" w:rsidRDefault="0021662D" w:rsidP="00290986">
            <w:r>
              <w:rPr>
                <w:b/>
                <w:bCs/>
                <w:sz w:val="20"/>
                <w:szCs w:val="20"/>
              </w:rPr>
              <w:t>Kap.</w:t>
            </w:r>
          </w:p>
        </w:tc>
        <w:tc>
          <w:tcPr>
            <w:tcW w:w="3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3DC0715" w14:textId="77777777" w:rsidR="0021662D" w:rsidRDefault="0021662D" w:rsidP="00290986">
            <w:r>
              <w:rPr>
                <w:b/>
                <w:bCs/>
                <w:sz w:val="20"/>
                <w:szCs w:val="20"/>
              </w:rPr>
              <w:t>Inhalt</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B088B5F" w14:textId="77777777" w:rsidR="0021662D" w:rsidRDefault="0021662D" w:rsidP="00290986">
            <w:r>
              <w:rPr>
                <w:b/>
                <w:bCs/>
                <w:sz w:val="20"/>
                <w:szCs w:val="20"/>
              </w:rPr>
              <w:t>DSRM-Schritt</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1D76DB7" w14:textId="77777777" w:rsidR="0021662D" w:rsidRDefault="0021662D" w:rsidP="00290986">
            <w:r>
              <w:rPr>
                <w:b/>
                <w:bCs/>
                <w:sz w:val="20"/>
                <w:szCs w:val="20"/>
              </w:rPr>
              <w:t>DSR-Cycle</w:t>
            </w:r>
          </w:p>
        </w:tc>
      </w:tr>
      <w:tr w:rsidR="0021662D" w14:paraId="1B611638"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17260" w14:textId="77777777" w:rsidR="0021662D" w:rsidRDefault="0021662D" w:rsidP="00290986">
            <w:r>
              <w:rPr>
                <w:sz w:val="20"/>
                <w:szCs w:val="20"/>
              </w:rPr>
              <w:t>1</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8DBB18" w14:textId="77777777" w:rsidR="0021662D" w:rsidRDefault="0021662D" w:rsidP="00290986">
            <w:r>
              <w:rPr>
                <w:sz w:val="20"/>
                <w:szCs w:val="20"/>
              </w:rPr>
              <w:t>Einleitung (PD1–PD3, Zielsetzung, Forschungsfragen)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F690D" w14:textId="77777777" w:rsidR="0021662D" w:rsidRDefault="0021662D" w:rsidP="00290986">
            <w:r>
              <w:rPr>
                <w:sz w:val="20"/>
                <w:szCs w:val="20"/>
              </w:rPr>
              <w:t>1 Problem ID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DEFB1" w14:textId="77777777" w:rsidR="0021662D" w:rsidRDefault="0021662D" w:rsidP="00290986">
            <w:r>
              <w:rPr>
                <w:sz w:val="20"/>
                <w:szCs w:val="20"/>
              </w:rPr>
              <w:t>—</w:t>
            </w:r>
          </w:p>
        </w:tc>
      </w:tr>
      <w:tr w:rsidR="0021662D" w14:paraId="42744556"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9E2FAB" w14:textId="77777777" w:rsidR="0021662D" w:rsidRDefault="0021662D" w:rsidP="00290986">
            <w:r>
              <w:rPr>
                <w:sz w:val="20"/>
                <w:szCs w:val="20"/>
              </w:rPr>
              <w:t>2</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79E58" w14:textId="77777777" w:rsidR="0021662D" w:rsidRDefault="0021662D" w:rsidP="00290986">
            <w:r>
              <w:rPr>
                <w:sz w:val="20"/>
                <w:szCs w:val="20"/>
              </w:rPr>
              <w:t>Theoretische Grundlagen (GenAIOps, EU AI Act, Ref.Arch., DSR)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26D1D" w14:textId="77777777" w:rsidR="0021662D" w:rsidRDefault="0021662D" w:rsidP="00290986">
            <w:r>
              <w:rPr>
                <w:sz w:val="20"/>
                <w:szCs w:val="20"/>
              </w:rPr>
              <w:t>2 Objectives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0AE86" w14:textId="77777777" w:rsidR="0021662D" w:rsidRDefault="0021662D" w:rsidP="00290986">
            <w:r>
              <w:rPr>
                <w:sz w:val="20"/>
                <w:szCs w:val="20"/>
              </w:rPr>
              <w:t>—</w:t>
            </w:r>
          </w:p>
        </w:tc>
      </w:tr>
      <w:tr w:rsidR="0021662D" w14:paraId="2C688CBD"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94DB6C" w14:textId="77777777" w:rsidR="0021662D" w:rsidRDefault="0021662D" w:rsidP="00290986">
            <w:r>
              <w:rPr>
                <w:sz w:val="20"/>
                <w:szCs w:val="20"/>
              </w:rPr>
              <w:t>3</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27648" w14:textId="77777777" w:rsidR="0021662D" w:rsidRDefault="0021662D" w:rsidP="00290986">
            <w:r>
              <w:rPr>
                <w:sz w:val="20"/>
                <w:szCs w:val="20"/>
              </w:rPr>
              <w:t>Forschungsdesign und Methodik (DSR-Rahmen, Operationalisierung)</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707CE7" w14:textId="77777777" w:rsidR="0021662D" w:rsidRDefault="0021662D" w:rsidP="00290986">
            <w:r>
              <w:rPr>
                <w:sz w:val="20"/>
                <w:szCs w:val="20"/>
              </w:rPr>
              <w:t>2 Objectives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747991" w14:textId="77777777" w:rsidR="0021662D" w:rsidRDefault="0021662D" w:rsidP="00290986">
            <w:r>
              <w:rPr>
                <w:sz w:val="20"/>
                <w:szCs w:val="20"/>
              </w:rPr>
              <w:t>Meta</w:t>
            </w:r>
          </w:p>
        </w:tc>
      </w:tr>
      <w:tr w:rsidR="0021662D" w14:paraId="6405712F"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BF910" w14:textId="77777777" w:rsidR="0021662D" w:rsidRDefault="0021662D" w:rsidP="00290986">
            <w:r>
              <w:rPr>
                <w:sz w:val="20"/>
                <w:szCs w:val="20"/>
              </w:rPr>
              <w:t>4</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EC2D1" w14:textId="77777777" w:rsidR="0021662D" w:rsidRDefault="0021662D" w:rsidP="00290986">
            <w:r>
              <w:rPr>
                <w:sz w:val="20"/>
                <w:szCs w:val="20"/>
              </w:rPr>
              <w:t>Anforderungsanalyse (R1–Rn, MUSS/SOLL)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4483E5" w14:textId="77777777" w:rsidR="0021662D" w:rsidRDefault="0021662D" w:rsidP="00290986">
            <w:r>
              <w:rPr>
                <w:sz w:val="20"/>
                <w:szCs w:val="20"/>
              </w:rPr>
              <w:t>2→3 Design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84DC54" w14:textId="77777777" w:rsidR="0021662D" w:rsidRDefault="0021662D" w:rsidP="00290986">
            <w:r>
              <w:rPr>
                <w:sz w:val="20"/>
                <w:szCs w:val="20"/>
              </w:rPr>
              <w:t>Relevance</w:t>
            </w:r>
          </w:p>
        </w:tc>
      </w:tr>
      <w:tr w:rsidR="0021662D" w14:paraId="660BF150"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3FCC7" w14:textId="77777777" w:rsidR="0021662D" w:rsidRDefault="0021662D" w:rsidP="00290986">
            <w:r>
              <w:rPr>
                <w:sz w:val="20"/>
                <w:szCs w:val="20"/>
              </w:rPr>
              <w:t>5</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53CED" w14:textId="77777777" w:rsidR="0021662D" w:rsidRDefault="0021662D" w:rsidP="00290986">
            <w:r>
              <w:rPr>
                <w:sz w:val="20"/>
                <w:szCs w:val="20"/>
              </w:rPr>
              <w:t>Entwicklung der Referenzarchitektur (DP1–DP5, S1–S4, PoC)</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F39BE" w14:textId="77777777" w:rsidR="0021662D" w:rsidRDefault="0021662D" w:rsidP="00290986">
            <w:r>
              <w:rPr>
                <w:sz w:val="20"/>
                <w:szCs w:val="20"/>
              </w:rPr>
              <w:t>3 Design + 4 Demo</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73292" w14:textId="77777777" w:rsidR="0021662D" w:rsidRDefault="0021662D" w:rsidP="00290986">
            <w:r>
              <w:rPr>
                <w:sz w:val="20"/>
                <w:szCs w:val="20"/>
              </w:rPr>
              <w:t>Design</w:t>
            </w:r>
          </w:p>
        </w:tc>
      </w:tr>
      <w:tr w:rsidR="0021662D" w14:paraId="24F7E1AB"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587F0" w14:textId="77777777" w:rsidR="0021662D" w:rsidRDefault="0021662D" w:rsidP="00290986">
            <w:r>
              <w:rPr>
                <w:sz w:val="20"/>
                <w:szCs w:val="20"/>
              </w:rPr>
              <w:t>6</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AD0862" w14:textId="77777777" w:rsidR="0021662D" w:rsidRDefault="0021662D" w:rsidP="00290986">
            <w:r>
              <w:rPr>
                <w:sz w:val="20"/>
                <w:szCs w:val="20"/>
              </w:rPr>
              <w:t>Evaluation (Coverage, PoC-Walkthrough, Expert-Reviews)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77DBA" w14:textId="77777777" w:rsidR="0021662D" w:rsidRDefault="0021662D" w:rsidP="00290986">
            <w:r>
              <w:rPr>
                <w:sz w:val="20"/>
                <w:szCs w:val="20"/>
              </w:rPr>
              <w:t>5 Evaluation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0F3884" w14:textId="77777777" w:rsidR="0021662D" w:rsidRDefault="0021662D" w:rsidP="00290986">
            <w:r>
              <w:rPr>
                <w:sz w:val="20"/>
                <w:szCs w:val="20"/>
              </w:rPr>
              <w:t>Rigor</w:t>
            </w:r>
          </w:p>
        </w:tc>
      </w:tr>
      <w:tr w:rsidR="0021662D" w14:paraId="74B92210"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91C0F" w14:textId="77777777" w:rsidR="0021662D" w:rsidRDefault="0021662D" w:rsidP="00290986">
            <w:r>
              <w:rPr>
                <w:sz w:val="20"/>
                <w:szCs w:val="20"/>
              </w:rPr>
              <w:t>7</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65B78" w14:textId="77777777" w:rsidR="0021662D" w:rsidRDefault="0021662D" w:rsidP="00290986">
            <w:r>
              <w:rPr>
                <w:sz w:val="20"/>
                <w:szCs w:val="20"/>
              </w:rPr>
              <w:t>Diskussion (Beitrag, Limitationen, Implikationen)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7FD347" w14:textId="77777777" w:rsidR="0021662D" w:rsidRDefault="0021662D" w:rsidP="00290986">
            <w:r>
              <w:rPr>
                <w:sz w:val="20"/>
                <w:szCs w:val="20"/>
              </w:rPr>
              <w:t>6 Communication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9059C" w14:textId="77777777" w:rsidR="0021662D" w:rsidRDefault="0021662D" w:rsidP="00290986">
            <w:r>
              <w:rPr>
                <w:sz w:val="20"/>
                <w:szCs w:val="20"/>
              </w:rPr>
              <w:t>—</w:t>
            </w:r>
          </w:p>
        </w:tc>
      </w:tr>
      <w:tr w:rsidR="0021662D" w14:paraId="78F93636" w14:textId="77777777" w:rsidTr="00290986">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CAB55" w14:textId="77777777" w:rsidR="0021662D" w:rsidRDefault="0021662D" w:rsidP="00290986">
            <w:r>
              <w:rPr>
                <w:sz w:val="20"/>
                <w:szCs w:val="20"/>
              </w:rPr>
              <w:t>8</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5CEE4" w14:textId="77777777" w:rsidR="0021662D" w:rsidRDefault="0021662D" w:rsidP="00290986">
            <w:r>
              <w:rPr>
                <w:sz w:val="20"/>
                <w:szCs w:val="20"/>
              </w:rPr>
              <w:t>Fazit und Ausblick</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EFA23" w14:textId="77777777" w:rsidR="0021662D" w:rsidRDefault="0021662D" w:rsidP="00290986">
            <w:r>
              <w:rPr>
                <w:sz w:val="20"/>
                <w:szCs w:val="20"/>
              </w:rPr>
              <w:t>6 Communication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EED7B" w14:textId="77777777" w:rsidR="0021662D" w:rsidRDefault="0021662D" w:rsidP="00290986">
            <w:r>
              <w:rPr>
                <w:sz w:val="20"/>
                <w:szCs w:val="20"/>
              </w:rPr>
              <w:t>—</w:t>
            </w:r>
          </w:p>
        </w:tc>
      </w:tr>
    </w:tbl>
    <w:p w14:paraId="0BA1AE1B" w14:textId="77777777" w:rsidR="0021662D" w:rsidRDefault="0021662D" w:rsidP="0021662D">
      <w:pPr>
        <w:spacing w:before="120" w:after="240" w:line="360" w:lineRule="auto"/>
        <w:jc w:val="both"/>
      </w:pPr>
      <w:r>
        <w:rPr>
          <w:i/>
          <w:iCs/>
          <w:sz w:val="20"/>
          <w:szCs w:val="20"/>
        </w:rPr>
        <w:t>Tabelle 1: Kapitelstruktur mit DSRM- und DSR-Cycle-Zuordnung</w:t>
      </w:r>
    </w:p>
    <w:p w14:paraId="54A0F848" w14:textId="60AA1695" w:rsidR="0021662D" w:rsidRDefault="009746EC" w:rsidP="00F53282">
      <w:pPr>
        <w:pStyle w:val="berschrift2"/>
      </w:pPr>
      <w:bookmarkStart w:id="16" w:name="_Toc223124012"/>
      <w:bookmarkStart w:id="17" w:name="_Toc223083280"/>
      <w:r>
        <w:t>2 Theoretische Grundlagen</w:t>
      </w:r>
      <w:bookmarkEnd w:id="16"/>
      <w:r>
        <w:t xml:space="preserve"> </w:t>
      </w:r>
      <w:bookmarkEnd w:id="17"/>
    </w:p>
    <w:p w14:paraId="3E61BE05" w14:textId="77777777" w:rsidR="0021662D" w:rsidRPr="00FC2FC8" w:rsidRDefault="0021662D" w:rsidP="0021662D">
      <w:pPr>
        <w:spacing w:after="200" w:line="360" w:lineRule="auto"/>
        <w:jc w:val="both"/>
        <w:rPr>
          <w:rFonts w:ascii="Arial" w:hAnsi="Arial" w:cs="Arial"/>
        </w:rPr>
      </w:pPr>
      <w:r>
        <w:rPr>
          <w:rFonts w:ascii="Arial" w:hAnsi="Arial" w:cs="Arial"/>
        </w:rPr>
        <w:t>Kapitel 2 legt die theoretische Basis in vier Bereichen:</w:t>
      </w:r>
    </w:p>
    <w:p w14:paraId="46C393D1" w14:textId="4EFEFFFD" w:rsidR="0021662D" w:rsidRPr="00FC2FC8" w:rsidRDefault="0021662D" w:rsidP="006A7679">
      <w:pPr>
        <w:spacing w:line="360" w:lineRule="auto"/>
        <w:ind w:left="426" w:hanging="426"/>
        <w:jc w:val="both"/>
        <w:rPr>
          <w:rFonts w:ascii="Arial" w:hAnsi="Arial" w:cs="Arial"/>
        </w:rPr>
      </w:pPr>
      <w:r>
        <w:rPr>
          <w:rFonts w:ascii="Arial" w:hAnsi="Arial" w:cs="Arial"/>
          <w:b/>
          <w:bCs/>
        </w:rPr>
        <w:t>GenAIOps, LLMOps und MLOps:</w:t>
      </w:r>
      <w:r>
        <w:rPr>
          <w:rFonts w:ascii="Arial" w:hAnsi="Arial" w:cs="Arial"/>
        </w:rPr>
        <w:t xml:space="preserve"> Definition, Abgrenzung und Lifecycle-Modelle generativer KI-Systeme. Einordnung bestehender MLOps-Frameworks und deren Limitationen für GenAI-spezifische Anforderungen (Halluzinationskontrolle, Prompt-Management, Retrieval-Augmented Generation).</w:t>
      </w:r>
    </w:p>
    <w:p w14:paraId="580A9623" w14:textId="77777777" w:rsidR="0021662D" w:rsidRPr="00FC2FC8" w:rsidRDefault="0021662D" w:rsidP="006A7679">
      <w:pPr>
        <w:spacing w:line="360" w:lineRule="auto"/>
        <w:ind w:left="426" w:hanging="426"/>
        <w:jc w:val="both"/>
        <w:rPr>
          <w:rFonts w:ascii="Arial" w:hAnsi="Arial" w:cs="Arial"/>
        </w:rPr>
      </w:pPr>
      <w:r>
        <w:rPr>
          <w:rFonts w:ascii="Arial" w:hAnsi="Arial" w:cs="Arial"/>
          <w:b/>
          <w:bCs/>
        </w:rPr>
        <w:t>EU AI Act und regulatorischer Rahmen:</w:t>
      </w:r>
      <w:r>
        <w:rPr>
          <w:rFonts w:ascii="Arial" w:hAnsi="Arial" w:cs="Arial"/>
        </w:rPr>
        <w:t xml:space="preserve"> Systematische Aufarbeitung der für Hochrisiko-KI-Systeme relevanten Anforderungen (Art. 9–15), ergänzt durch ISO 42001:2023 als komplementäres Managementsystem-Framework.</w:t>
      </w:r>
    </w:p>
    <w:p w14:paraId="292E950F" w14:textId="77777777" w:rsidR="0021662D" w:rsidRPr="00FC2FC8" w:rsidRDefault="0021662D" w:rsidP="006A7679">
      <w:pPr>
        <w:spacing w:line="360" w:lineRule="auto"/>
        <w:ind w:left="426" w:hanging="426"/>
        <w:jc w:val="both"/>
        <w:rPr>
          <w:rFonts w:ascii="Arial" w:hAnsi="Arial" w:cs="Arial"/>
        </w:rPr>
      </w:pPr>
      <w:r>
        <w:rPr>
          <w:rFonts w:ascii="Arial" w:hAnsi="Arial" w:cs="Arial"/>
          <w:b/>
          <w:bCs/>
        </w:rPr>
        <w:t>Referenzarchitekturen:</w:t>
      </w:r>
      <w:r>
        <w:rPr>
          <w:rFonts w:ascii="Arial" w:hAnsi="Arial" w:cs="Arial"/>
        </w:rPr>
        <w:t xml:space="preserve"> Theoretische Fundierung des Artefakttyps nach Angelov et al. und Winter und Fischer, einschließlich Abstraktionsebenen und Gestaltungskriterien.</w:t>
      </w:r>
    </w:p>
    <w:p w14:paraId="7B1919D7" w14:textId="77777777" w:rsidR="0021662D" w:rsidRDefault="0021662D" w:rsidP="006A7679">
      <w:pPr>
        <w:spacing w:line="360" w:lineRule="auto"/>
        <w:ind w:left="426" w:hanging="426"/>
        <w:jc w:val="both"/>
        <w:rPr>
          <w:rFonts w:ascii="Arial" w:hAnsi="Arial" w:cs="Arial"/>
        </w:rPr>
      </w:pPr>
      <w:r>
        <w:rPr>
          <w:rFonts w:ascii="Arial" w:hAnsi="Arial" w:cs="Arial"/>
          <w:b/>
          <w:bCs/>
        </w:rPr>
        <w:t>Design Science Research:</w:t>
      </w:r>
      <w:r>
        <w:rPr>
          <w:rFonts w:ascii="Arial" w:hAnsi="Arial" w:cs="Arial"/>
        </w:rPr>
        <w:t xml:space="preserve"> Darstellung der drei verwendeten Rahmenwerke (Hevner et al., Peffers et al., vom Brocke und Maedche) als Grundlage für Kapitel 3.</w:t>
      </w:r>
    </w:p>
    <w:p w14:paraId="50BFF1DB" w14:textId="77777777" w:rsidR="006A7679" w:rsidRPr="00FC2FC8" w:rsidRDefault="006A7679" w:rsidP="006A7679">
      <w:pPr>
        <w:spacing w:line="360" w:lineRule="auto"/>
        <w:ind w:left="426" w:hanging="426"/>
        <w:jc w:val="both"/>
        <w:rPr>
          <w:rFonts w:ascii="Arial" w:hAnsi="Arial" w:cs="Arial"/>
        </w:rPr>
      </w:pPr>
    </w:p>
    <w:p w14:paraId="112A6BBF" w14:textId="77777777" w:rsidR="003A1AD5" w:rsidRDefault="003A1AD5" w:rsidP="00F53282">
      <w:pPr>
        <w:pStyle w:val="berschrift2"/>
      </w:pPr>
      <w:bookmarkStart w:id="18" w:name="_Toc223083281"/>
    </w:p>
    <w:p w14:paraId="3C985239" w14:textId="77777777" w:rsidR="003A1AD5" w:rsidRDefault="003A1AD5" w:rsidP="00F53282">
      <w:pPr>
        <w:pStyle w:val="berschrift2"/>
      </w:pPr>
    </w:p>
    <w:p w14:paraId="0D01528E" w14:textId="1E3904A4" w:rsidR="0021662D" w:rsidRDefault="009746EC" w:rsidP="00F53282">
      <w:pPr>
        <w:pStyle w:val="berschrift2"/>
      </w:pPr>
      <w:bookmarkStart w:id="19" w:name="_Toc223124013"/>
      <w:r>
        <w:lastRenderedPageBreak/>
        <w:t>3 Forschungsdesign und Methodik</w:t>
      </w:r>
      <w:bookmarkEnd w:id="18"/>
      <w:bookmarkEnd w:id="19"/>
      <w:r>
        <w:t xml:space="preserve"> </w:t>
      </w:r>
    </w:p>
    <w:p w14:paraId="06C8D866" w14:textId="433C2363" w:rsidR="0021662D" w:rsidRPr="00FC2FC8" w:rsidRDefault="0021662D" w:rsidP="0021662D">
      <w:pPr>
        <w:spacing w:after="200" w:line="360" w:lineRule="auto"/>
        <w:jc w:val="both"/>
        <w:rPr>
          <w:rFonts w:ascii="Arial" w:hAnsi="Arial" w:cs="Arial"/>
        </w:rPr>
      </w:pPr>
      <w:r>
        <w:rPr>
          <w:rFonts w:ascii="Arial" w:hAnsi="Arial" w:cs="Arial"/>
        </w:rPr>
        <w:t>Kapitel 3 operationalisiert den DSR-Ansatz in acht Abschnitten (zu 90% abgeschlossen)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21662D" w14:paraId="5126693A" w14:textId="77777777" w:rsidTr="00290986">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222671E" w14:textId="77777777" w:rsidR="0021662D" w:rsidRDefault="0021662D" w:rsidP="00290986">
            <w:r>
              <w:rPr>
                <w:b/>
                <w:bCs/>
                <w:sz w:val="20"/>
                <w:szCs w:val="20"/>
              </w:rPr>
              <w:t>Abschnitt</w:t>
            </w:r>
          </w:p>
        </w:tc>
        <w:tc>
          <w:tcPr>
            <w:tcW w:w="60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CDACE3A" w14:textId="77777777" w:rsidR="0021662D" w:rsidRDefault="0021662D" w:rsidP="00290986">
            <w:r>
              <w:rPr>
                <w:b/>
                <w:bCs/>
                <w:sz w:val="20"/>
                <w:szCs w:val="20"/>
              </w:rPr>
              <w:t>Inhalt</w:t>
            </w:r>
          </w:p>
        </w:tc>
      </w:tr>
      <w:tr w:rsidR="0021662D" w14:paraId="21C4EEA9"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FADF6" w14:textId="77777777" w:rsidR="0021662D" w:rsidRDefault="0021662D" w:rsidP="00290986">
            <w:r>
              <w:rPr>
                <w:sz w:val="20"/>
                <w:szCs w:val="20"/>
              </w:rPr>
              <w:t>3.1 DSR als Forschungsrahmen</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192AF" w14:textId="77777777" w:rsidR="0021662D" w:rsidRDefault="0021662D" w:rsidP="00290986">
            <w:r>
              <w:rPr>
                <w:sz w:val="20"/>
                <w:szCs w:val="20"/>
              </w:rPr>
              <w:t>Behavioral vs. Design Science, Begründung der Paradigmenwahl, Hevner 7 Guidelines</w:t>
            </w:r>
          </w:p>
        </w:tc>
      </w:tr>
      <w:tr w:rsidR="0021662D" w14:paraId="2A5C2025"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48DE2" w14:textId="77777777" w:rsidR="0021662D" w:rsidRDefault="0021662D" w:rsidP="00290986">
            <w:r>
              <w:rPr>
                <w:sz w:val="20"/>
                <w:szCs w:val="20"/>
              </w:rPr>
              <w:t>3.2 Methodischer Rahmen und Vorgehensmodell</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3CB54" w14:textId="77777777" w:rsidR="0021662D" w:rsidRDefault="0021662D" w:rsidP="00290986">
            <w:r>
              <w:rPr>
                <w:sz w:val="20"/>
                <w:szCs w:val="20"/>
              </w:rPr>
              <w:t>Hevner (3 Zyklen), Peffers (DSRM, 6 Schritte), vom Brocke (DSR Grid)</w:t>
            </w:r>
          </w:p>
        </w:tc>
      </w:tr>
      <w:tr w:rsidR="0021662D" w14:paraId="5D76A737"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A01FC" w14:textId="77777777" w:rsidR="0021662D" w:rsidRDefault="0021662D" w:rsidP="00290986">
            <w:r>
              <w:rPr>
                <w:sz w:val="20"/>
                <w:szCs w:val="20"/>
              </w:rPr>
              <w:t>3.3 Operationalisierung des DSR-Prozesses</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3AF285" w14:textId="77777777" w:rsidR="0021662D" w:rsidRDefault="0021662D" w:rsidP="00290986">
            <w:r>
              <w:rPr>
                <w:sz w:val="20"/>
                <w:szCs w:val="20"/>
              </w:rPr>
              <w:t>Peffers-Mapping auf Kapitelstruktur, Iterationslogik (2 Iterationen)</w:t>
            </w:r>
          </w:p>
        </w:tc>
      </w:tr>
      <w:tr w:rsidR="0021662D" w14:paraId="3A2038C7"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F9CD16" w14:textId="77777777" w:rsidR="0021662D" w:rsidRDefault="0021662D" w:rsidP="00290986">
            <w:r>
              <w:rPr>
                <w:sz w:val="20"/>
                <w:szCs w:val="20"/>
              </w:rPr>
              <w:t>3.4 Artefaktdefinition, Scope und Abgrenzung</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D923F" w14:textId="77777777" w:rsidR="0021662D" w:rsidRDefault="0021662D" w:rsidP="00290986">
            <w:r>
              <w:rPr>
                <w:sz w:val="20"/>
                <w:szCs w:val="20"/>
              </w:rPr>
              <w:t>Primärartefakt, Designprinzip, S1–S4, Instanziierungsstrategie</w:t>
            </w:r>
          </w:p>
        </w:tc>
      </w:tr>
      <w:tr w:rsidR="0021662D" w14:paraId="7A1D5799"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2F057C" w14:textId="77777777" w:rsidR="0021662D" w:rsidRDefault="0021662D" w:rsidP="00290986">
            <w:r>
              <w:rPr>
                <w:sz w:val="20"/>
                <w:szCs w:val="20"/>
              </w:rPr>
              <w:t>3.5 Anforderungserhebung und -analyse</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F21BB3" w14:textId="77777777" w:rsidR="0021662D" w:rsidRDefault="0021662D" w:rsidP="00290986">
            <w:r>
              <w:rPr>
                <w:sz w:val="20"/>
                <w:szCs w:val="20"/>
              </w:rPr>
              <w:t>Methodik der R-Katalog-Erstellung (Literatur + Regulatorik + Experten)</w:t>
            </w:r>
          </w:p>
        </w:tc>
      </w:tr>
      <w:tr w:rsidR="0021662D" w14:paraId="247262F4"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B68F6A" w14:textId="77777777" w:rsidR="0021662D" w:rsidRDefault="0021662D" w:rsidP="00290986">
            <w:r>
              <w:rPr>
                <w:sz w:val="20"/>
                <w:szCs w:val="20"/>
              </w:rPr>
              <w:t>3.6 Traceability-Ansatz</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8BD49" w14:textId="77777777" w:rsidR="0021662D" w:rsidRDefault="0021662D" w:rsidP="00290986">
            <w:r>
              <w:rPr>
                <w:sz w:val="20"/>
                <w:szCs w:val="20"/>
              </w:rPr>
              <w:t>RQ → R → DP → Gate → Evidence, methodische Begründung</w:t>
            </w:r>
          </w:p>
        </w:tc>
      </w:tr>
      <w:tr w:rsidR="0021662D" w14:paraId="0914BFFF"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ADE6A" w14:textId="77777777" w:rsidR="0021662D" w:rsidRDefault="0021662D" w:rsidP="00290986">
            <w:r>
              <w:rPr>
                <w:sz w:val="20"/>
                <w:szCs w:val="20"/>
              </w:rPr>
              <w:t>3.7 Evaluationsdesign</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3760D" w14:textId="77777777" w:rsidR="0021662D" w:rsidRDefault="0021662D" w:rsidP="00290986">
            <w:r>
              <w:rPr>
                <w:sz w:val="20"/>
                <w:szCs w:val="20"/>
              </w:rPr>
              <w:t>3-stufig, Kriterien pro Gate-Dimension</w:t>
            </w:r>
          </w:p>
        </w:tc>
      </w:tr>
      <w:tr w:rsidR="0021662D" w14:paraId="1B0D144C"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64312" w14:textId="77777777" w:rsidR="0021662D" w:rsidRDefault="0021662D" w:rsidP="00290986">
            <w:r>
              <w:rPr>
                <w:sz w:val="20"/>
                <w:szCs w:val="20"/>
              </w:rPr>
              <w:t>3.8 Interviewdesign und Auswertung</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17F489" w14:textId="77777777" w:rsidR="0021662D" w:rsidRDefault="0021662D" w:rsidP="00290986">
            <w:r>
              <w:rPr>
                <w:sz w:val="20"/>
                <w:szCs w:val="20"/>
              </w:rPr>
              <w:t>Expertenauswahl, Leitfaden, Gütekriterien</w:t>
            </w:r>
          </w:p>
        </w:tc>
      </w:tr>
    </w:tbl>
    <w:p w14:paraId="5FD06A12" w14:textId="77777777" w:rsidR="0021662D" w:rsidRDefault="0021662D" w:rsidP="0021662D">
      <w:pPr>
        <w:spacing w:before="120" w:after="240" w:line="360" w:lineRule="auto"/>
        <w:jc w:val="both"/>
      </w:pPr>
      <w:r>
        <w:rPr>
          <w:i/>
          <w:iCs/>
          <w:sz w:val="20"/>
          <w:szCs w:val="20"/>
        </w:rPr>
        <w:t>Tabelle 2: Gliederung Kapitel 3 – Forschungsdesign und Methodik</w:t>
      </w:r>
    </w:p>
    <w:p w14:paraId="598212CC" w14:textId="37903982" w:rsidR="0021662D" w:rsidRDefault="009746EC" w:rsidP="00F53282">
      <w:pPr>
        <w:pStyle w:val="berschrift2"/>
      </w:pPr>
      <w:bookmarkStart w:id="20" w:name="_Toc223124014"/>
      <w:bookmarkStart w:id="21" w:name="_Toc223083282"/>
      <w:r>
        <w:t>4 Anforderungsanalyse</w:t>
      </w:r>
      <w:bookmarkEnd w:id="20"/>
      <w:r>
        <w:t xml:space="preserve"> </w:t>
      </w:r>
      <w:bookmarkEnd w:id="21"/>
    </w:p>
    <w:p w14:paraId="6E180947" w14:textId="77777777" w:rsidR="0021662D" w:rsidRPr="00FC2FC8" w:rsidRDefault="0021662D" w:rsidP="0021662D">
      <w:pPr>
        <w:spacing w:after="200" w:line="360" w:lineRule="auto"/>
        <w:jc w:val="both"/>
        <w:rPr>
          <w:rFonts w:ascii="Arial" w:hAnsi="Arial" w:cs="Arial"/>
        </w:rPr>
      </w:pPr>
      <w:r>
        <w:rPr>
          <w:rFonts w:ascii="Arial" w:hAnsi="Arial" w:cs="Arial"/>
        </w:rPr>
        <w:t>Kapitel 4 beantwortet RQ1 und bildet den Relevance-Cycle ab. Die Anforderungserhebung erfolgt durch systematische Analyse dreier Quellen: (1) EU AI Act Art. 9–15 und Annex III/IV, (2) einschlägige Literatur zu MLOps, GenAIOps und KI-Governance, (3) ISO 42001:2023 als komplementäres Rahmenwerk. Das Ergebnis ist ein Anforderungskatalog (R1–Rn) mit MUSS/SOLL-Priorisierung, der als Input für die Architekturentwicklung dient.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21662D" w14:paraId="22FCB5A9" w14:textId="77777777" w:rsidTr="00290986">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B28DB96" w14:textId="77777777" w:rsidR="0021662D" w:rsidRDefault="0021662D" w:rsidP="00290986">
            <w:r>
              <w:rPr>
                <w:b/>
                <w:bCs/>
                <w:sz w:val="20"/>
                <w:szCs w:val="20"/>
              </w:rPr>
              <w:t>Abschnitt</w:t>
            </w:r>
          </w:p>
        </w:tc>
        <w:tc>
          <w:tcPr>
            <w:tcW w:w="60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97CC775" w14:textId="77777777" w:rsidR="0021662D" w:rsidRDefault="0021662D" w:rsidP="00290986">
            <w:r>
              <w:rPr>
                <w:b/>
                <w:bCs/>
                <w:sz w:val="20"/>
                <w:szCs w:val="20"/>
              </w:rPr>
              <w:t>Inhalt</w:t>
            </w:r>
          </w:p>
        </w:tc>
      </w:tr>
      <w:tr w:rsidR="0021662D" w14:paraId="5A2824D3"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D1EC49" w14:textId="77777777" w:rsidR="0021662D" w:rsidRDefault="0021662D" w:rsidP="00290986">
            <w:r>
              <w:rPr>
                <w:sz w:val="20"/>
                <w:szCs w:val="20"/>
              </w:rPr>
              <w:t>4.1 Vorgehen der Anforderungserhebung</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288D5" w14:textId="77777777" w:rsidR="0021662D" w:rsidRDefault="0021662D" w:rsidP="00290986">
            <w:r>
              <w:rPr>
                <w:sz w:val="20"/>
                <w:szCs w:val="20"/>
              </w:rPr>
              <w:t>Methodik und Quellenauswahl</w:t>
            </w:r>
          </w:p>
        </w:tc>
      </w:tr>
      <w:tr w:rsidR="0021662D" w14:paraId="700EC6FB"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99D80" w14:textId="77777777" w:rsidR="0021662D" w:rsidRDefault="0021662D" w:rsidP="00290986">
            <w:r>
              <w:rPr>
                <w:sz w:val="20"/>
                <w:szCs w:val="20"/>
              </w:rPr>
              <w:t>4.2 Regulatorische Anforderungen (EU AI Act)</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C1216" w14:textId="77777777" w:rsidR="0021662D" w:rsidRDefault="0021662D" w:rsidP="00290986">
            <w:r>
              <w:rPr>
                <w:sz w:val="20"/>
                <w:szCs w:val="20"/>
              </w:rPr>
              <w:t>Art. 9–15, Annex III/IV, Anforderungsableitung</w:t>
            </w:r>
          </w:p>
        </w:tc>
      </w:tr>
      <w:tr w:rsidR="0021662D" w14:paraId="6383C149"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48818" w14:textId="77777777" w:rsidR="0021662D" w:rsidRDefault="0021662D" w:rsidP="00290986">
            <w:r>
              <w:rPr>
                <w:sz w:val="20"/>
                <w:szCs w:val="20"/>
              </w:rPr>
              <w:t>4.3 Technische Anforderungen (GenAIOps)</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5AC68" w14:textId="77777777" w:rsidR="0021662D" w:rsidRDefault="0021662D" w:rsidP="00290986">
            <w:r>
              <w:rPr>
                <w:sz w:val="20"/>
                <w:szCs w:val="20"/>
              </w:rPr>
              <w:t>Pipeline-Anforderungen, GenAI-spezifische Metriken</w:t>
            </w:r>
          </w:p>
        </w:tc>
      </w:tr>
      <w:tr w:rsidR="0021662D" w14:paraId="76E60793"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B0481" w14:textId="77777777" w:rsidR="0021662D" w:rsidRDefault="0021662D" w:rsidP="00290986">
            <w:r>
              <w:rPr>
                <w:sz w:val="20"/>
                <w:szCs w:val="20"/>
              </w:rPr>
              <w:t>4.4 Organisatorische Anforderungen</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8B3C9" w14:textId="77777777" w:rsidR="0021662D" w:rsidRDefault="0021662D" w:rsidP="00290986">
            <w:r>
              <w:rPr>
                <w:sz w:val="20"/>
                <w:szCs w:val="20"/>
              </w:rPr>
              <w:t>Governance-Strukturen, Rollenmodell</w:t>
            </w:r>
          </w:p>
        </w:tc>
      </w:tr>
      <w:tr w:rsidR="0021662D" w14:paraId="5E9A3FBA"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BD7F45" w14:textId="77777777" w:rsidR="0021662D" w:rsidRDefault="0021662D" w:rsidP="00290986">
            <w:r>
              <w:rPr>
                <w:sz w:val="20"/>
                <w:szCs w:val="20"/>
              </w:rPr>
              <w:t>4.5 Anforderungskatalog (R1–Rn)</w:t>
            </w:r>
          </w:p>
        </w:tc>
        <w:tc>
          <w:tcPr>
            <w:tcW w:w="60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8776D" w14:textId="77777777" w:rsidR="0021662D" w:rsidRDefault="0021662D" w:rsidP="00290986">
            <w:r>
              <w:rPr>
                <w:sz w:val="20"/>
                <w:szCs w:val="20"/>
              </w:rPr>
              <w:t>Konsolidierung, MUSS/SOLL-Priorisierung, Traceability</w:t>
            </w:r>
          </w:p>
        </w:tc>
      </w:tr>
    </w:tbl>
    <w:p w14:paraId="021D2EAC" w14:textId="638BA7A3" w:rsidR="00FC2FC8" w:rsidRDefault="0021662D" w:rsidP="00FC2FC8">
      <w:pPr>
        <w:spacing w:before="120" w:after="240" w:line="360" w:lineRule="auto"/>
        <w:jc w:val="both"/>
      </w:pPr>
      <w:r>
        <w:rPr>
          <w:i/>
          <w:iCs/>
          <w:sz w:val="20"/>
          <w:szCs w:val="20"/>
        </w:rPr>
        <w:t>Tabelle 3: Gliederung Kapitel 4 – Anforderungsanalyse</w:t>
      </w:r>
      <w:bookmarkStart w:id="22" w:name="_Toc223083283"/>
    </w:p>
    <w:p w14:paraId="554BDDBF" w14:textId="77777777" w:rsidR="003A1AD5" w:rsidRDefault="003A1AD5" w:rsidP="00F53282">
      <w:pPr>
        <w:pStyle w:val="berschrift2"/>
      </w:pPr>
    </w:p>
    <w:p w14:paraId="7EEA1BD5" w14:textId="77777777" w:rsidR="003A1AD5" w:rsidRDefault="003A1AD5" w:rsidP="00F53282">
      <w:pPr>
        <w:pStyle w:val="berschrift2"/>
      </w:pPr>
    </w:p>
    <w:p w14:paraId="47708827" w14:textId="77777777" w:rsidR="003A1AD5" w:rsidRDefault="003A1AD5" w:rsidP="00F53282">
      <w:pPr>
        <w:pStyle w:val="berschrift2"/>
      </w:pPr>
    </w:p>
    <w:p w14:paraId="2E6F0922" w14:textId="763AC3A5" w:rsidR="0021662D" w:rsidRDefault="009746EC" w:rsidP="00F53282">
      <w:pPr>
        <w:pStyle w:val="berschrift2"/>
      </w:pPr>
      <w:bookmarkStart w:id="23" w:name="_Toc223124015"/>
      <w:r>
        <w:lastRenderedPageBreak/>
        <w:t>5 Entwicklung der Referenzarchitektur</w:t>
      </w:r>
      <w:bookmarkEnd w:id="23"/>
      <w:r>
        <w:t xml:space="preserve"> </w:t>
      </w:r>
      <w:bookmarkEnd w:id="22"/>
    </w:p>
    <w:p w14:paraId="74BE3C35" w14:textId="77777777" w:rsidR="0021662D" w:rsidRPr="00FC2FC8" w:rsidRDefault="0021662D" w:rsidP="0021662D">
      <w:pPr>
        <w:spacing w:after="200" w:line="360" w:lineRule="auto"/>
        <w:jc w:val="both"/>
        <w:rPr>
          <w:rFonts w:ascii="Arial" w:hAnsi="Arial" w:cs="Arial"/>
        </w:rPr>
      </w:pPr>
      <w:r>
        <w:rPr>
          <w:rFonts w:ascii="Arial" w:hAnsi="Arial" w:cs="Arial"/>
        </w:rPr>
        <w:t>Kapitel 5 beantwortet RQ2 und bildet den Design-Cycle ab. Die Architekturentwicklung folgt den fünf Design-Prinzipien (DP1–DP5) und strukturiert das Artefakt in vier Säulen (S1–S4):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570"/>
        <w:gridCol w:w="1500"/>
      </w:tblGrid>
      <w:tr w:rsidR="0021662D" w14:paraId="38D2DC51" w14:textId="77777777" w:rsidTr="00290986">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118BBCF" w14:textId="77777777" w:rsidR="0021662D" w:rsidRDefault="0021662D" w:rsidP="00290986">
            <w:r>
              <w:rPr>
                <w:b/>
                <w:bCs/>
                <w:sz w:val="20"/>
                <w:szCs w:val="20"/>
              </w:rPr>
              <w:t>Abschnitt</w:t>
            </w:r>
          </w:p>
        </w:tc>
        <w:tc>
          <w:tcPr>
            <w:tcW w:w="45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CE9C618" w14:textId="77777777" w:rsidR="0021662D" w:rsidRDefault="0021662D" w:rsidP="00290986">
            <w:r>
              <w:rPr>
                <w:b/>
                <w:bCs/>
                <w:sz w:val="20"/>
                <w:szCs w:val="20"/>
              </w:rPr>
              <w:t>Inhalt</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F617503" w14:textId="77777777" w:rsidR="0021662D" w:rsidRDefault="0021662D" w:rsidP="00290986">
            <w:r>
              <w:rPr>
                <w:b/>
                <w:bCs/>
                <w:sz w:val="20"/>
                <w:szCs w:val="20"/>
              </w:rPr>
              <w:t>Säule</w:t>
            </w:r>
          </w:p>
        </w:tc>
      </w:tr>
      <w:tr w:rsidR="0021662D" w14:paraId="52AAB6D9"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ADC4E" w14:textId="77777777" w:rsidR="0021662D" w:rsidRDefault="0021662D" w:rsidP="00290986">
            <w:r>
              <w:rPr>
                <w:sz w:val="20"/>
                <w:szCs w:val="20"/>
              </w:rPr>
              <w:t>5.1 Überblick und Designprinzipien</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C25DC0" w14:textId="77777777" w:rsidR="0021662D" w:rsidRDefault="0021662D" w:rsidP="00290986">
            <w:r>
              <w:rPr>
                <w:sz w:val="20"/>
                <w:szCs w:val="20"/>
              </w:rPr>
              <w:t>DP1–DP5, Architekturübersicht, Entwurfsentscheidungen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3582D" w14:textId="77777777" w:rsidR="0021662D" w:rsidRDefault="0021662D" w:rsidP="00290986">
            <w:r>
              <w:rPr>
                <w:sz w:val="20"/>
                <w:szCs w:val="20"/>
              </w:rPr>
              <w:t>—</w:t>
            </w:r>
          </w:p>
        </w:tc>
      </w:tr>
      <w:tr w:rsidR="0021662D" w14:paraId="3B15C091"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59073" w14:textId="77777777" w:rsidR="0021662D" w:rsidRDefault="0021662D" w:rsidP="00290986">
            <w:r>
              <w:rPr>
                <w:sz w:val="20"/>
                <w:szCs w:val="20"/>
              </w:rPr>
              <w:t>5.2 Architekturelle Struktur</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F38203" w14:textId="77777777" w:rsidR="0021662D" w:rsidRDefault="0021662D" w:rsidP="00290986">
            <w:r>
              <w:rPr>
                <w:sz w:val="20"/>
                <w:szCs w:val="20"/>
              </w:rPr>
              <w:t>Schichten- und Komponentenmodell, IaC-Integration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F9F0E" w14:textId="77777777" w:rsidR="0021662D" w:rsidRDefault="0021662D" w:rsidP="00290986">
            <w:r>
              <w:rPr>
                <w:sz w:val="20"/>
                <w:szCs w:val="20"/>
              </w:rPr>
              <w:t>S1</w:t>
            </w:r>
          </w:p>
        </w:tc>
      </w:tr>
      <w:tr w:rsidR="0021662D" w14:paraId="3297A696"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94468" w14:textId="77777777" w:rsidR="0021662D" w:rsidRDefault="0021662D" w:rsidP="00290986">
            <w:r>
              <w:rPr>
                <w:sz w:val="20"/>
                <w:szCs w:val="20"/>
              </w:rPr>
              <w:t>5.3 Quality-Gate-Kontrollsystem</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2196E" w14:textId="77777777" w:rsidR="0021662D" w:rsidRDefault="0021662D" w:rsidP="00290986">
            <w:r>
              <w:rPr>
                <w:sz w:val="20"/>
                <w:szCs w:val="20"/>
              </w:rPr>
              <w:t>Gate-Taxonomie, Gate-Template, Lifecycle-Integration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666E05" w14:textId="77777777" w:rsidR="0021662D" w:rsidRDefault="0021662D" w:rsidP="00290986">
            <w:r>
              <w:rPr>
                <w:sz w:val="20"/>
                <w:szCs w:val="20"/>
              </w:rPr>
              <w:t>S2 (USP)</w:t>
            </w:r>
          </w:p>
        </w:tc>
      </w:tr>
      <w:tr w:rsidR="0021662D" w14:paraId="5E217DA3"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E8A20" w14:textId="77777777" w:rsidR="0021662D" w:rsidRDefault="0021662D" w:rsidP="00290986">
            <w:r>
              <w:rPr>
                <w:sz w:val="20"/>
                <w:szCs w:val="20"/>
              </w:rPr>
              <w:t xml:space="preserve">  5.3.1 Gate-Taxonomie und Lifecycle-Zuordnung</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5F253" w14:textId="77777777" w:rsidR="0021662D" w:rsidRDefault="0021662D" w:rsidP="00290986">
            <w:r>
              <w:rPr>
                <w:sz w:val="20"/>
                <w:szCs w:val="20"/>
              </w:rPr>
              <w:t>Strategische, technische, Compliance-Gates pro Phase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0E2800" w14:textId="77777777" w:rsidR="0021662D" w:rsidRDefault="0021662D" w:rsidP="00290986"/>
        </w:tc>
      </w:tr>
      <w:tr w:rsidR="0021662D" w14:paraId="516ACE1F"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DB6CC" w14:textId="77777777" w:rsidR="0021662D" w:rsidRDefault="0021662D" w:rsidP="00290986">
            <w:r>
              <w:rPr>
                <w:sz w:val="20"/>
                <w:szCs w:val="20"/>
              </w:rPr>
              <w:t xml:space="preserve">  5.3.2 Gate-Spezifikation und Template</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A8F1E" w14:textId="77777777" w:rsidR="0021662D" w:rsidRDefault="0021662D" w:rsidP="00290986">
            <w:r>
              <w:rPr>
                <w:sz w:val="20"/>
                <w:szCs w:val="20"/>
              </w:rPr>
              <w:t>Trigger, Kriterien, Evidence, Decision, Owner, Audit Trail, Waiver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15807" w14:textId="77777777" w:rsidR="0021662D" w:rsidRDefault="0021662D" w:rsidP="00290986"/>
        </w:tc>
      </w:tr>
      <w:tr w:rsidR="0021662D" w14:paraId="26F6BBA3"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726357" w14:textId="77777777" w:rsidR="0021662D" w:rsidRDefault="0021662D" w:rsidP="00290986">
            <w:r>
              <w:rPr>
                <w:sz w:val="20"/>
                <w:szCs w:val="20"/>
              </w:rPr>
              <w:t xml:space="preserve">  5.3.3 Compliance-Mapping</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59BF8D" w14:textId="77777777" w:rsidR="0021662D" w:rsidRDefault="0021662D" w:rsidP="00290986">
            <w:r>
              <w:rPr>
                <w:sz w:val="20"/>
                <w:szCs w:val="20"/>
              </w:rPr>
              <w:t>Art. 9–15 → Policies → Gates → Evidence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162785" w14:textId="77777777" w:rsidR="0021662D" w:rsidRDefault="0021662D" w:rsidP="00290986"/>
        </w:tc>
      </w:tr>
      <w:tr w:rsidR="0021662D" w14:paraId="13A7825D"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91709" w14:textId="77777777" w:rsidR="0021662D" w:rsidRDefault="0021662D" w:rsidP="00290986">
            <w:r>
              <w:rPr>
                <w:sz w:val="20"/>
                <w:szCs w:val="20"/>
              </w:rPr>
              <w:t>5.4 Pipeline-Integration</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5954D" w14:textId="77777777" w:rsidR="0021662D" w:rsidRDefault="0021662D" w:rsidP="00290986">
            <w:r>
              <w:rPr>
                <w:sz w:val="20"/>
                <w:szCs w:val="20"/>
              </w:rPr>
              <w:t>CI/CD/CT-Einbettung, GitOps, Signierung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D8D6E" w14:textId="77777777" w:rsidR="0021662D" w:rsidRDefault="0021662D" w:rsidP="00290986">
            <w:r>
              <w:rPr>
                <w:sz w:val="20"/>
                <w:szCs w:val="20"/>
              </w:rPr>
              <w:t>S3</w:t>
            </w:r>
          </w:p>
        </w:tc>
      </w:tr>
      <w:tr w:rsidR="0021662D" w14:paraId="4268B7CF"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40F59D" w14:textId="77777777" w:rsidR="0021662D" w:rsidRDefault="0021662D" w:rsidP="00290986">
            <w:r>
              <w:rPr>
                <w:sz w:val="20"/>
                <w:szCs w:val="20"/>
              </w:rPr>
              <w:t xml:space="preserve">  5.4.1 CI/CD-Pipeline-Architektur</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1B5AFC" w14:textId="37BA5E33" w:rsidR="0021662D" w:rsidRDefault="00731F5C" w:rsidP="00290986">
            <w:r>
              <w:rPr>
                <w:sz w:val="20"/>
                <w:szCs w:val="20"/>
              </w:rPr>
              <w:t>GitOps-Controller wie ArgoCD, Stage-Gates, automatisierte Prüfungen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E2BF2" w14:textId="77777777" w:rsidR="0021662D" w:rsidRDefault="0021662D" w:rsidP="00290986"/>
        </w:tc>
      </w:tr>
      <w:tr w:rsidR="0021662D" w14:paraId="4B74B73C"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06953" w14:textId="77777777" w:rsidR="0021662D" w:rsidRDefault="0021662D" w:rsidP="00290986">
            <w:r>
              <w:rPr>
                <w:sz w:val="20"/>
                <w:szCs w:val="20"/>
              </w:rPr>
              <w:t xml:space="preserve">  5.4.2 Policy-as-Code Integration</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568EB" w14:textId="77777777" w:rsidR="0021662D" w:rsidRDefault="0021662D" w:rsidP="00290986">
            <w:r>
              <w:rPr>
                <w:sz w:val="20"/>
                <w:szCs w:val="20"/>
              </w:rPr>
              <w:t>OPA/Rego, Policy-Bundles, Entscheidungsprotokollierung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7026B" w14:textId="77777777" w:rsidR="0021662D" w:rsidRDefault="0021662D" w:rsidP="00290986"/>
        </w:tc>
      </w:tr>
      <w:tr w:rsidR="0021662D" w14:paraId="550B9A1C"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65615" w14:textId="77777777" w:rsidR="0021662D" w:rsidRDefault="0021662D" w:rsidP="00290986">
            <w:r>
              <w:rPr>
                <w:sz w:val="20"/>
                <w:szCs w:val="20"/>
              </w:rPr>
              <w:t>5.5 Evidence- und Audit-Logik</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142F1" w14:textId="77777777" w:rsidR="0021662D" w:rsidRDefault="0021662D" w:rsidP="00290986">
            <w:r>
              <w:rPr>
                <w:sz w:val="20"/>
                <w:szCs w:val="20"/>
              </w:rPr>
              <w:t>Evidence Store, Immutability, Audit-Readiness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B1CCD4" w14:textId="77777777" w:rsidR="0021662D" w:rsidRDefault="0021662D" w:rsidP="00290986">
            <w:r>
              <w:rPr>
                <w:sz w:val="20"/>
                <w:szCs w:val="20"/>
              </w:rPr>
              <w:t>S4 (USP)</w:t>
            </w:r>
          </w:p>
        </w:tc>
      </w:tr>
      <w:tr w:rsidR="0021662D" w14:paraId="4766543D"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240DBF" w14:textId="77777777" w:rsidR="0021662D" w:rsidRDefault="0021662D" w:rsidP="00290986">
            <w:r>
              <w:rPr>
                <w:sz w:val="20"/>
                <w:szCs w:val="20"/>
              </w:rPr>
              <w:t xml:space="preserve">  5.5.1 Evidence-Persistierung</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02F9B" w14:textId="77777777" w:rsidR="0021662D" w:rsidRDefault="0021662D" w:rsidP="00290986">
            <w:r>
              <w:rPr>
                <w:sz w:val="20"/>
                <w:szCs w:val="20"/>
              </w:rPr>
              <w:t>Immutable Storage, Versionierung, Retention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F1145" w14:textId="77777777" w:rsidR="0021662D" w:rsidRDefault="0021662D" w:rsidP="00290986"/>
        </w:tc>
      </w:tr>
      <w:tr w:rsidR="0021662D" w14:paraId="34A2CA94"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A8FA3" w14:textId="77777777" w:rsidR="0021662D" w:rsidRDefault="0021662D" w:rsidP="00290986">
            <w:r>
              <w:rPr>
                <w:sz w:val="20"/>
                <w:szCs w:val="20"/>
              </w:rPr>
              <w:t xml:space="preserve">  5.5.2 Audit-Trail und Nachweiskette</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53422" w14:textId="77777777" w:rsidR="0021662D" w:rsidRDefault="0021662D" w:rsidP="00290986">
            <w:r>
              <w:rPr>
                <w:sz w:val="20"/>
                <w:szCs w:val="20"/>
              </w:rPr>
              <w:t>Traceability: R → DP → Gate → Evidence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DE6F9" w14:textId="77777777" w:rsidR="0021662D" w:rsidRDefault="0021662D" w:rsidP="00290986"/>
        </w:tc>
      </w:tr>
      <w:tr w:rsidR="0021662D" w14:paraId="32209EC8"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426DB9" w14:textId="77777777" w:rsidR="0021662D" w:rsidRDefault="0021662D" w:rsidP="00290986">
            <w:r>
              <w:rPr>
                <w:sz w:val="20"/>
                <w:szCs w:val="20"/>
              </w:rPr>
              <w:t>5.6 Prototypische Instanziierung (PoC)</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7849DE" w14:textId="77777777" w:rsidR="0021662D" w:rsidRDefault="0021662D" w:rsidP="00290986">
            <w:r>
              <w:rPr>
                <w:sz w:val="20"/>
                <w:szCs w:val="20"/>
              </w:rPr>
              <w:t>Azure-Stack, Healthcare-Szenario, 2. Iteration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6A690" w14:textId="77777777" w:rsidR="0021662D" w:rsidRDefault="0021662D" w:rsidP="00290986">
            <w:r>
              <w:rPr>
                <w:sz w:val="20"/>
                <w:szCs w:val="20"/>
              </w:rPr>
              <w:t>Alle</w:t>
            </w:r>
          </w:p>
        </w:tc>
      </w:tr>
    </w:tbl>
    <w:p w14:paraId="2878288A" w14:textId="77777777" w:rsidR="0021662D" w:rsidRDefault="0021662D" w:rsidP="0021662D">
      <w:pPr>
        <w:spacing w:before="120" w:after="240" w:line="360" w:lineRule="auto"/>
        <w:jc w:val="both"/>
      </w:pPr>
      <w:r>
        <w:rPr>
          <w:i/>
          <w:iCs/>
          <w:sz w:val="20"/>
          <w:szCs w:val="20"/>
        </w:rPr>
        <w:t>Tabelle 4: Gliederung Kapitel 5 – Entwicklung der Referenzarchitektur</w:t>
      </w:r>
    </w:p>
    <w:p w14:paraId="24B7ED5B" w14:textId="7E8817F7" w:rsidR="0021662D" w:rsidRDefault="0021662D" w:rsidP="00F53282">
      <w:pPr>
        <w:pStyle w:val="berschrift2"/>
      </w:pPr>
      <w:bookmarkStart w:id="24" w:name="_Toc223124016"/>
      <w:bookmarkStart w:id="25" w:name="_Toc223083284"/>
      <w:r>
        <w:t>6 Evaluation</w:t>
      </w:r>
      <w:bookmarkEnd w:id="24"/>
      <w:r>
        <w:t xml:space="preserve"> </w:t>
      </w:r>
      <w:bookmarkEnd w:id="25"/>
    </w:p>
    <w:p w14:paraId="3F1990E1" w14:textId="77777777" w:rsidR="0021662D" w:rsidRPr="00FC2FC8" w:rsidRDefault="0021662D" w:rsidP="0021662D">
      <w:pPr>
        <w:spacing w:after="200" w:line="360" w:lineRule="auto"/>
        <w:jc w:val="both"/>
        <w:rPr>
          <w:rFonts w:ascii="Arial" w:hAnsi="Arial" w:cs="Arial"/>
        </w:rPr>
      </w:pPr>
      <w:r>
        <w:rPr>
          <w:rFonts w:ascii="Arial" w:hAnsi="Arial" w:cs="Arial"/>
        </w:rPr>
        <w:t>Kapitel 6 beantwortet RQ3 und bildet den Rigor-Cycle ab. Die Evaluation folgt einem dreistufigen Design, das Vollständigkeit, Machbarkeit und Praxistauglichkeit des Artefakts prüft: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6"/>
        <w:gridCol w:w="4511"/>
        <w:gridCol w:w="1623"/>
      </w:tblGrid>
      <w:tr w:rsidR="0021662D" w14:paraId="732EDBBF" w14:textId="77777777" w:rsidTr="00290986">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2D7D2E4" w14:textId="77777777" w:rsidR="0021662D" w:rsidRDefault="0021662D" w:rsidP="00290986">
            <w:r>
              <w:rPr>
                <w:b/>
                <w:bCs/>
                <w:sz w:val="20"/>
                <w:szCs w:val="20"/>
              </w:rPr>
              <w:t>Abschnitt</w:t>
            </w:r>
          </w:p>
        </w:tc>
        <w:tc>
          <w:tcPr>
            <w:tcW w:w="457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CC255C9" w14:textId="77777777" w:rsidR="0021662D" w:rsidRDefault="0021662D" w:rsidP="00290986">
            <w:r>
              <w:rPr>
                <w:b/>
                <w:bCs/>
                <w:sz w:val="20"/>
                <w:szCs w:val="20"/>
              </w:rPr>
              <w:t>Inhalt</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661DB83" w14:textId="77777777" w:rsidR="0021662D" w:rsidRDefault="0021662D" w:rsidP="00290986">
            <w:r>
              <w:rPr>
                <w:b/>
                <w:bCs/>
                <w:sz w:val="20"/>
                <w:szCs w:val="20"/>
              </w:rPr>
              <w:t>Evaluationsstufe</w:t>
            </w:r>
          </w:p>
        </w:tc>
      </w:tr>
      <w:tr w:rsidR="0021662D" w14:paraId="38885F82"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12033" w14:textId="77777777" w:rsidR="0021662D" w:rsidRDefault="0021662D" w:rsidP="00290986">
            <w:r>
              <w:rPr>
                <w:sz w:val="20"/>
                <w:szCs w:val="20"/>
              </w:rPr>
              <w:t>6.1 Evaluationsrahmen und Kriterien</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2D4170" w14:textId="77777777" w:rsidR="0021662D" w:rsidRDefault="0021662D" w:rsidP="00290986">
            <w:r>
              <w:rPr>
                <w:sz w:val="20"/>
                <w:szCs w:val="20"/>
              </w:rPr>
              <w:t>Übersicht Evaluationsdesign, Kriterien pro Gate-Dimension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4114D" w14:textId="77777777" w:rsidR="0021662D" w:rsidRDefault="0021662D" w:rsidP="00290986">
            <w:r>
              <w:rPr>
                <w:sz w:val="20"/>
                <w:szCs w:val="20"/>
              </w:rPr>
              <w:t>—</w:t>
            </w:r>
          </w:p>
        </w:tc>
      </w:tr>
      <w:tr w:rsidR="0021662D" w14:paraId="32ACA7B6"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C4E254" w14:textId="77777777" w:rsidR="0021662D" w:rsidRDefault="0021662D" w:rsidP="00290986">
            <w:r>
              <w:rPr>
                <w:sz w:val="20"/>
                <w:szCs w:val="20"/>
              </w:rPr>
              <w:t>6.2 Requirements-Coverage-Matrix</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BA422" w14:textId="77777777" w:rsidR="0021662D" w:rsidRDefault="0021662D" w:rsidP="00290986">
            <w:r>
              <w:rPr>
                <w:sz w:val="20"/>
                <w:szCs w:val="20"/>
              </w:rPr>
              <w:t>R1–Rn → Architekturkomponenten, Vollständigkeitsprüfung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446A3E" w14:textId="77777777" w:rsidR="0021662D" w:rsidRDefault="0021662D" w:rsidP="00290986">
            <w:r>
              <w:rPr>
                <w:sz w:val="20"/>
                <w:szCs w:val="20"/>
              </w:rPr>
              <w:t>(a) Coverage</w:t>
            </w:r>
          </w:p>
        </w:tc>
      </w:tr>
      <w:tr w:rsidR="0021662D" w14:paraId="1FA6B045"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ACD22" w14:textId="77777777" w:rsidR="0021662D" w:rsidRDefault="0021662D" w:rsidP="00290986">
            <w:r>
              <w:rPr>
                <w:sz w:val="20"/>
                <w:szCs w:val="20"/>
              </w:rPr>
              <w:t>6.3 PoC-Walkthrough</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8C46ED" w14:textId="77777777" w:rsidR="0021662D" w:rsidRDefault="0021662D" w:rsidP="00290986">
            <w:r>
              <w:rPr>
                <w:sz w:val="20"/>
                <w:szCs w:val="20"/>
              </w:rPr>
              <w:t>Szenarien-basierte Demonstration, Evidenzgenerierung, Gate-Durchläufe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9C710" w14:textId="77777777" w:rsidR="0021662D" w:rsidRDefault="0021662D" w:rsidP="00290986">
            <w:r>
              <w:rPr>
                <w:sz w:val="20"/>
                <w:szCs w:val="20"/>
              </w:rPr>
              <w:t>(b) Walkthrough</w:t>
            </w:r>
          </w:p>
        </w:tc>
      </w:tr>
      <w:tr w:rsidR="0021662D" w14:paraId="4C27557A"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4F97E" w14:textId="77777777" w:rsidR="0021662D" w:rsidRDefault="0021662D" w:rsidP="00290986">
            <w:r>
              <w:rPr>
                <w:sz w:val="20"/>
                <w:szCs w:val="20"/>
              </w:rPr>
              <w:t>6.4 Expert-Reviews</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A439FB" w14:textId="77777777" w:rsidR="0021662D" w:rsidRDefault="0021662D" w:rsidP="00290986">
            <w:r>
              <w:rPr>
                <w:sz w:val="20"/>
                <w:szCs w:val="20"/>
              </w:rPr>
              <w:del w:id="110" w:author="Claude" w:date="2026-02-28T00:00:00Z">
                <w:r>
                  <w:rPr>
                    <w:sz w:val="20"/>
                    <w:szCs w:val="20"/>
                  </w:rPr>
                  <w:delText>Leitfadeninterviews (n≥3), qualitative Auswertung</w:delText>
                </w:r>
              </w:del>
              <w:ins w:id="111" w:author="Claude" w:date="2026-02-28T00:00:00Z">
                <w:r>
                  <w:rPr>
                    <w:sz w:val="20"/>
                    <w:szCs w:val="20"/>
                  </w:rPr>
                  <w:t>Leitfadeninterviews (n≥4), qualitative Auswertung</w:t>
                </w:r>
              </w:ins>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1188B" w14:textId="77777777" w:rsidR="0021662D" w:rsidRDefault="0021662D" w:rsidP="00290986">
            <w:r>
              <w:rPr>
                <w:sz w:val="20"/>
                <w:szCs w:val="20"/>
              </w:rPr>
              <w:t>(c) Expert</w:t>
            </w:r>
          </w:p>
        </w:tc>
      </w:tr>
      <w:tr w:rsidR="0021662D" w14:paraId="590E2AE2" w14:textId="77777777" w:rsidTr="00290986">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70004" w14:textId="77777777" w:rsidR="0021662D" w:rsidRDefault="0021662D" w:rsidP="00290986">
            <w:r>
              <w:rPr>
                <w:sz w:val="20"/>
                <w:szCs w:val="20"/>
              </w:rPr>
              <w:t>6.5 Synthese und Bewertung</w:t>
            </w:r>
          </w:p>
        </w:tc>
        <w:tc>
          <w:tcPr>
            <w:tcW w:w="457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852FF" w14:textId="77777777" w:rsidR="0021662D" w:rsidRDefault="0021662D" w:rsidP="00290986">
            <w:r>
              <w:rPr>
                <w:sz w:val="20"/>
                <w:szCs w:val="20"/>
              </w:rPr>
              <w:t>Triangulation der Ergebnisse, Stärken/Schwächen/Anpassungsbedarfe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4EDA9" w14:textId="77777777" w:rsidR="0021662D" w:rsidRDefault="0021662D" w:rsidP="00290986">
            <w:r>
              <w:rPr>
                <w:sz w:val="20"/>
                <w:szCs w:val="20"/>
              </w:rPr>
              <w:t>Gesamt</w:t>
            </w:r>
          </w:p>
        </w:tc>
      </w:tr>
    </w:tbl>
    <w:p w14:paraId="3610E637" w14:textId="068C3A9A" w:rsidR="00606C6A" w:rsidRDefault="0021662D" w:rsidP="008551F0">
      <w:pPr>
        <w:spacing w:before="120" w:after="240" w:line="360" w:lineRule="auto"/>
        <w:jc w:val="both"/>
      </w:pPr>
      <w:r>
        <w:rPr>
          <w:i/>
          <w:iCs/>
          <w:sz w:val="20"/>
          <w:szCs w:val="20"/>
        </w:rPr>
        <w:lastRenderedPageBreak/>
        <w:t>Tabelle 5: Gliederung Kapitel 6 – Evaluation</w:t>
      </w:r>
      <w:bookmarkStart w:id="26" w:name="_Toc223083285"/>
    </w:p>
    <w:p w14:paraId="244303E5" w14:textId="78D7717C" w:rsidR="0021662D" w:rsidRDefault="0021662D" w:rsidP="00F53282">
      <w:pPr>
        <w:pStyle w:val="berschrift2"/>
      </w:pPr>
      <w:bookmarkStart w:id="27" w:name="_Toc223124017"/>
      <w:r>
        <w:t>7-8 Diskussion und Fazit</w:t>
      </w:r>
      <w:bookmarkEnd w:id="27"/>
      <w:r>
        <w:t xml:space="preserve"> </w:t>
      </w:r>
      <w:bookmarkEnd w:id="26"/>
    </w:p>
    <w:p w14:paraId="39F920C3" w14:textId="77777777" w:rsidR="0021662D" w:rsidRPr="00FC2FC8" w:rsidRDefault="0021662D" w:rsidP="0021662D">
      <w:pPr>
        <w:spacing w:after="200" w:line="360" w:lineRule="auto"/>
        <w:jc w:val="both"/>
        <w:rPr>
          <w:rFonts w:ascii="Arial" w:hAnsi="Arial" w:cs="Arial"/>
        </w:rPr>
      </w:pPr>
      <w:r>
        <w:rPr>
          <w:rFonts w:ascii="Arial" w:hAnsi="Arial" w:cs="Arial"/>
        </w:rPr>
        <w:t>Kapitel 7 diskutiert den wissenschaftlichen Beitrag (formalisierte Integration: Rekonfiguration, Formalisierung, Kontextualisierung), ordnet die Ergebnisse in die Knowledge Base ein (Hevner Guideline G7), identifiziert Limitationen und formuliert Implikationen für Praxis und Forschung. Kapitel 8 fasst die Ergebnisse zusammen, bewertet den Zielerreichungsgrad und gibt einen Ausblick auf weiterführende Forschung.</w:t>
      </w:r>
    </w:p>
    <w:p w14:paraId="227571D1" w14:textId="77777777" w:rsidR="0021662D" w:rsidRDefault="0021662D">
      <w:pPr>
        <w:spacing w:after="200" w:line="360" w:lineRule="auto"/>
      </w:pPr>
    </w:p>
    <w:p w14:paraId="0B3832BF" w14:textId="77777777" w:rsidR="00691DC1" w:rsidRDefault="00340877">
      <w:r>
        <w:br w:type="page"/>
      </w:r>
    </w:p>
    <w:p w14:paraId="0B3832C0" w14:textId="77777777" w:rsidR="00691DC1" w:rsidRDefault="00340877" w:rsidP="00D306B0">
      <w:pPr>
        <w:pStyle w:val="berschrift1"/>
      </w:pPr>
      <w:bookmarkStart w:id="28" w:name="_Toc223124018"/>
      <w:r>
        <w:lastRenderedPageBreak/>
        <w:t>Literaturverzeichnis</w:t>
      </w:r>
      <w:bookmarkEnd w:id="28"/>
    </w:p>
    <w:p w14:paraId="0B3832C1" w14:textId="77777777" w:rsidR="00691DC1" w:rsidRPr="006A7679" w:rsidRDefault="00340877" w:rsidP="006A7679">
      <w:pPr>
        <w:spacing w:after="200" w:line="276" w:lineRule="auto"/>
        <w:ind w:hanging="426"/>
        <w:jc w:val="both"/>
        <w:rPr>
          <w:sz w:val="21"/>
          <w:szCs w:val="22"/>
        </w:rPr>
      </w:pPr>
      <w:r>
        <w:rPr>
          <w:szCs w:val="22"/>
        </w:rPr>
        <w:t xml:space="preserve">Alugunuri, N. (2022). Policy-Driven Infrastructure Automation for Microservices: A Unified Framework Combining Infrastructure as Code and Policy as Code in Cloud-Native Environments. </w:t>
      </w:r>
      <w:r>
        <w:rPr>
          <w:i/>
          <w:iCs/>
          <w:szCs w:val="22"/>
        </w:rPr>
        <w:t>International Journal on Science and Technology</w:t>
      </w:r>
      <w:r>
        <w:rPr>
          <w:szCs w:val="22"/>
        </w:rPr>
        <w:t>, 13(3), 5966. https://doi.org/10.71097/IJSAT.v13.i3.5966</w:t>
      </w:r>
    </w:p>
    <w:p w14:paraId="0B3832C2" w14:textId="77777777" w:rsidR="00691DC1" w:rsidRPr="006A7679" w:rsidRDefault="00340877" w:rsidP="006A7679">
      <w:pPr>
        <w:spacing w:after="200" w:line="276" w:lineRule="auto"/>
        <w:ind w:hanging="426"/>
        <w:jc w:val="both"/>
        <w:rPr>
          <w:sz w:val="21"/>
          <w:szCs w:val="22"/>
        </w:rPr>
      </w:pPr>
      <w:r>
        <w:rPr>
          <w:szCs w:val="22"/>
        </w:rPr>
        <w:t xml:space="preserve">Blancato, F. G. (2024). The cloud sovereignty nexus: How the European Union seeks to reverse strategic dependencies in its digital ecosystem. </w:t>
      </w:r>
      <w:r>
        <w:rPr>
          <w:i/>
          <w:iCs/>
          <w:szCs w:val="22"/>
        </w:rPr>
        <w:t>Policy &amp; Internet</w:t>
      </w:r>
      <w:r>
        <w:rPr>
          <w:szCs w:val="22"/>
        </w:rPr>
        <w:t>, 16(1), 12–30. https://doi.org/10.1002/poi3.358</w:t>
      </w:r>
    </w:p>
    <w:p w14:paraId="0B3832C3" w14:textId="77777777" w:rsidR="00691DC1" w:rsidRPr="006A7679" w:rsidRDefault="00340877" w:rsidP="006A7679">
      <w:pPr>
        <w:spacing w:after="200" w:line="276" w:lineRule="auto"/>
        <w:ind w:hanging="426"/>
        <w:jc w:val="both"/>
        <w:rPr>
          <w:sz w:val="21"/>
          <w:szCs w:val="22"/>
        </w:rPr>
      </w:pPr>
      <w:r>
        <w:rPr>
          <w:szCs w:val="22"/>
        </w:rPr>
        <w:t xml:space="preserve">Burns, F., Edelberg, J., Kuivanen, P., Tuomi, E., Ylimaa, J., &amp; Tikanmäki, I. (2025). AI Governance: Achieving EU AI Act Compliance in the Dynamo Project. In </w:t>
      </w:r>
      <w:r>
        <w:rPr>
          <w:i/>
          <w:iCs/>
          <w:szCs w:val="22"/>
        </w:rPr>
        <w:t>The Proceedings of the 24th European Conference on Cyber Warfare and Security, ECCWS 2025</w:t>
      </w:r>
      <w:r>
        <w:rPr>
          <w:szCs w:val="22"/>
        </w:rPr>
        <w:t xml:space="preserve"> (S. 875–878). https://doi.org/10.34190/eccws.24.1.3378</w:t>
      </w:r>
    </w:p>
    <w:p w14:paraId="0B3832C4" w14:textId="77777777" w:rsidR="00691DC1" w:rsidRPr="006A7679" w:rsidRDefault="00340877" w:rsidP="006A7679">
      <w:pPr>
        <w:spacing w:after="200" w:line="276" w:lineRule="auto"/>
        <w:ind w:hanging="426"/>
        <w:jc w:val="both"/>
        <w:rPr>
          <w:sz w:val="21"/>
          <w:szCs w:val="22"/>
        </w:rPr>
      </w:pPr>
      <w:r>
        <w:rPr>
          <w:szCs w:val="22"/>
        </w:rPr>
        <w:t>Díaz-De-Arcaya, J., Torre-Bastida, A. I., Zárate, G., Miñón, R., &amp; Almeida, A. (2024). LLMOps: A State of the Art and Comprehensive Overview. arXiv preprint, arXiv:2407.11657.</w:t>
      </w:r>
    </w:p>
    <w:p w14:paraId="0B3832C5" w14:textId="77777777" w:rsidR="00691DC1" w:rsidRPr="006A7679" w:rsidRDefault="00340877" w:rsidP="006A7679">
      <w:pPr>
        <w:spacing w:after="200" w:line="276" w:lineRule="auto"/>
        <w:ind w:hanging="426"/>
        <w:jc w:val="both"/>
        <w:rPr>
          <w:sz w:val="21"/>
          <w:szCs w:val="22"/>
        </w:rPr>
      </w:pPr>
      <w:r>
        <w:rPr>
          <w:szCs w:val="22"/>
        </w:rPr>
        <w:t xml:space="preserve">Díaz-De-Arcaya, J., López-De-Armentia, J., Miñón, R., Ojanguren, I. L., &amp; Torre-Bastida, A. I. (2024). Large Language Model Operations (LLMOps): Definition, Challenges, and Lifecycle Management. In </w:t>
      </w:r>
      <w:r>
        <w:rPr>
          <w:i/>
          <w:iCs/>
          <w:szCs w:val="22"/>
        </w:rPr>
        <w:t>2024 9th International Conference on Smart and Sustainable Technologies (SpliTech)</w:t>
      </w:r>
      <w:r>
        <w:rPr>
          <w:szCs w:val="22"/>
        </w:rPr>
        <w:t xml:space="preserve"> (S. 1–6). IEEE. https://doi.org/10.23919/SpliTech61897.2024.10612341</w:t>
      </w:r>
    </w:p>
    <w:p w14:paraId="0B3832C6" w14:textId="77777777" w:rsidR="00691DC1" w:rsidRPr="006A7679" w:rsidRDefault="00340877" w:rsidP="006A7679">
      <w:pPr>
        <w:spacing w:after="200" w:line="276" w:lineRule="auto"/>
        <w:ind w:hanging="426"/>
        <w:jc w:val="both"/>
        <w:rPr>
          <w:sz w:val="21"/>
          <w:szCs w:val="22"/>
        </w:rPr>
      </w:pPr>
      <w:r>
        <w:rPr>
          <w:szCs w:val="22"/>
        </w:rPr>
        <w:t xml:space="preserve">Di Martino, B., &amp; Esposito, A. (2022). An Overview of Reference Architectures for Cloud Continuum Interoperability. </w:t>
      </w:r>
      <w:r>
        <w:rPr>
          <w:i/>
          <w:iCs/>
          <w:szCs w:val="22"/>
        </w:rPr>
        <w:t>2022 Cloud Continuum</w:t>
      </w:r>
      <w:r>
        <w:rPr>
          <w:szCs w:val="22"/>
        </w:rPr>
        <w:t>, 1–5. https://doi.org/10.1109/CloudContinuum57429.2022.00009</w:t>
      </w:r>
    </w:p>
    <w:p w14:paraId="0B3832C7" w14:textId="77777777" w:rsidR="00691DC1" w:rsidRPr="006A7679" w:rsidRDefault="00340877" w:rsidP="006A7679">
      <w:pPr>
        <w:spacing w:after="200" w:line="276" w:lineRule="auto"/>
        <w:ind w:hanging="426"/>
        <w:jc w:val="both"/>
        <w:rPr>
          <w:sz w:val="21"/>
          <w:szCs w:val="22"/>
        </w:rPr>
      </w:pPr>
      <w:r>
        <w:rPr>
          <w:szCs w:val="22"/>
        </w:rPr>
        <w:t xml:space="preserve">Europäische Union. (2024). Verordnung (EU) 2024/1689 des Europäischen Parlaments und des Rates vom 13. Juni 2024 zur Festlegung harmonisierter Vorschriften für künstliche Intelligenz (Verordnung über künstliche Intelligenz). </w:t>
      </w:r>
      <w:r>
        <w:rPr>
          <w:i/>
          <w:iCs/>
          <w:szCs w:val="22"/>
        </w:rPr>
        <w:t>Amtsblatt der Europäischen Union</w:t>
      </w:r>
      <w:r>
        <w:rPr>
          <w:szCs w:val="22"/>
        </w:rPr>
        <w:t>, L 2024/1689.</w:t>
      </w:r>
    </w:p>
    <w:p w14:paraId="0B3832C8" w14:textId="77777777" w:rsidR="00691DC1" w:rsidRPr="006A7679" w:rsidRDefault="00340877" w:rsidP="006A7679">
      <w:pPr>
        <w:spacing w:after="200" w:line="276" w:lineRule="auto"/>
        <w:ind w:hanging="426"/>
        <w:jc w:val="both"/>
        <w:rPr>
          <w:sz w:val="21"/>
          <w:szCs w:val="22"/>
        </w:rPr>
      </w:pPr>
      <w:r>
        <w:rPr>
          <w:szCs w:val="22"/>
        </w:rPr>
        <w:t xml:space="preserve">Hevner, A. R., March, S. T., Park, J., &amp; Ram, S. (2004). Design science in information systems research. </w:t>
      </w:r>
      <w:r>
        <w:rPr>
          <w:i/>
          <w:iCs/>
          <w:szCs w:val="22"/>
        </w:rPr>
        <w:t>MIS Quarterly</w:t>
      </w:r>
      <w:r>
        <w:rPr>
          <w:szCs w:val="22"/>
        </w:rPr>
        <w:t>, 28(1), 75–105. https://doi.org/10.2307/25148625</w:t>
      </w:r>
    </w:p>
    <w:p w14:paraId="0B3832C9" w14:textId="77777777" w:rsidR="00691DC1" w:rsidRPr="006A7679" w:rsidRDefault="00340877" w:rsidP="006A7679">
      <w:pPr>
        <w:spacing w:after="200" w:line="276" w:lineRule="auto"/>
        <w:ind w:hanging="426"/>
        <w:jc w:val="both"/>
        <w:rPr>
          <w:sz w:val="21"/>
          <w:szCs w:val="22"/>
        </w:rPr>
      </w:pPr>
      <w:r>
        <w:rPr>
          <w:szCs w:val="22"/>
        </w:rPr>
        <w:t xml:space="preserve">Joshi, S. (2025). LLMOps, AgentOps, and MLOps for Generative AI: A Comprehensive Review. </w:t>
      </w:r>
      <w:r>
        <w:rPr>
          <w:i/>
          <w:iCs/>
          <w:szCs w:val="22"/>
        </w:rPr>
        <w:t>International Journal of Computer Applications Technology and Research</w:t>
      </w:r>
      <w:r>
        <w:rPr>
          <w:szCs w:val="22"/>
        </w:rPr>
        <w:t>. https://doi.org/10.7753/IJCATR1407.1001</w:t>
      </w:r>
    </w:p>
    <w:p w14:paraId="0B3832CA" w14:textId="5C964644" w:rsidR="00691DC1" w:rsidRPr="006A7679" w:rsidRDefault="00340877" w:rsidP="006A7679">
      <w:pPr>
        <w:spacing w:after="200" w:line="276" w:lineRule="auto"/>
        <w:ind w:hanging="426"/>
        <w:jc w:val="both"/>
        <w:rPr>
          <w:sz w:val="21"/>
          <w:szCs w:val="22"/>
        </w:rPr>
      </w:pPr>
      <w:r>
        <w:rPr>
          <w:szCs w:val="22"/>
        </w:rPr>
        <w:t xml:space="preserve">Kreuzberger, D., Kühl, N., &amp; Hirschl, S. (2023). Machine Learning Operations (MLOps): Overview, Definition, and Architecture. </w:t>
      </w:r>
      <w:r>
        <w:rPr>
          <w:i/>
          <w:iCs/>
          <w:szCs w:val="22"/>
        </w:rPr>
        <w:t>IEEE Access</w:t>
      </w:r>
      <w:r>
        <w:rPr>
          <w:szCs w:val="22"/>
        </w:rPr>
        <w:t>, 11, 31866–31879. https://doi.org/10.1109/ACCESS.2023.3262138</w:t>
      </w:r>
    </w:p>
    <w:p w14:paraId="0B3832CB" w14:textId="77777777" w:rsidR="00691DC1" w:rsidRPr="006A7679" w:rsidRDefault="00340877" w:rsidP="006A7679">
      <w:pPr>
        <w:spacing w:after="200" w:line="276" w:lineRule="auto"/>
        <w:ind w:hanging="426"/>
        <w:jc w:val="both"/>
        <w:rPr>
          <w:sz w:val="21"/>
          <w:szCs w:val="22"/>
        </w:rPr>
      </w:pPr>
      <w:r>
        <w:rPr>
          <w:szCs w:val="22"/>
        </w:rPr>
        <w:t xml:space="preserve">Krishnamurthy, D., &amp; Neelanath, V. (2025). Establishing a Robust LLMOps Framework for Intelligent Automation: Strategies and Best Practices. </w:t>
      </w:r>
      <w:r>
        <w:rPr>
          <w:i/>
          <w:iCs/>
          <w:szCs w:val="22"/>
        </w:rPr>
        <w:t>2025 Emerging Technologies for Intelligent Systems (ETIS)</w:t>
      </w:r>
      <w:r>
        <w:rPr>
          <w:szCs w:val="22"/>
        </w:rPr>
        <w:t>, 1–5. https://doi.org/10.1109/ETIS64005.2025.10961869</w:t>
      </w:r>
    </w:p>
    <w:p w14:paraId="0B3832CC" w14:textId="77777777" w:rsidR="00691DC1" w:rsidRPr="006A7679" w:rsidRDefault="00340877" w:rsidP="006A7679">
      <w:pPr>
        <w:spacing w:after="200" w:line="276" w:lineRule="auto"/>
        <w:ind w:hanging="426"/>
        <w:jc w:val="both"/>
        <w:rPr>
          <w:sz w:val="21"/>
          <w:szCs w:val="22"/>
        </w:rPr>
      </w:pPr>
      <w:r>
        <w:rPr>
          <w:szCs w:val="22"/>
        </w:rPr>
        <w:t>Kovac, F., Neumaier, S., Pahi, T., Priebe, T., Rodrigues, R., Christodoulou, D., Cordy, M., Kubler, S., Kordia, A., Pitsiladis, G., Soldatos, J., &amp; Zervoudakis, P. (2025). Towards a Framework for Supporting the Ethical and Regulatory Certification of AI Systems. arXiv preprint. https://doi.org/10.48550/ARXIV.2510.00084</w:t>
      </w:r>
    </w:p>
    <w:p w14:paraId="0B3832CD" w14:textId="77777777" w:rsidR="00691DC1" w:rsidRPr="006A7679" w:rsidRDefault="00340877" w:rsidP="006A7679">
      <w:pPr>
        <w:spacing w:after="200" w:line="276" w:lineRule="auto"/>
        <w:ind w:hanging="426"/>
        <w:jc w:val="both"/>
        <w:rPr>
          <w:sz w:val="21"/>
          <w:szCs w:val="22"/>
        </w:rPr>
      </w:pPr>
      <w:r>
        <w:rPr>
          <w:szCs w:val="22"/>
        </w:rPr>
        <w:lastRenderedPageBreak/>
        <w:t xml:space="preserve">Kumara, I., Pecorelli, F., Catolino, G., Kazman, R., Tamburri, D. A., &amp; Van Den Heuvel, W.-J. (2023). Architecting MLOps in the Cloud: From Theory to Practice. </w:t>
      </w:r>
      <w:r>
        <w:rPr>
          <w:i/>
          <w:iCs/>
          <w:szCs w:val="22"/>
        </w:rPr>
        <w:t>2023 IEEE 20th International Conference on Software Architecture Companion (ICSA-C)</w:t>
      </w:r>
      <w:r>
        <w:rPr>
          <w:szCs w:val="22"/>
        </w:rPr>
        <w:t>, 333–335. https://doi.org/10.1109/ICSA-C57050.2023.00076</w:t>
      </w:r>
    </w:p>
    <w:p w14:paraId="0B3832CE" w14:textId="77777777" w:rsidR="00691DC1" w:rsidRPr="006A7679" w:rsidRDefault="00340877" w:rsidP="006A7679">
      <w:pPr>
        <w:spacing w:after="200" w:line="276" w:lineRule="auto"/>
        <w:ind w:hanging="426"/>
        <w:jc w:val="both"/>
        <w:rPr>
          <w:sz w:val="21"/>
          <w:szCs w:val="22"/>
        </w:rPr>
      </w:pPr>
      <w:r>
        <w:rPr>
          <w:szCs w:val="22"/>
        </w:rPr>
        <w:t xml:space="preserve">Mahr, F., Angeli, G., Sindel, T., Schmidt, K., &amp; Franke, J. (2024). A Reference Architecture for Deploying Large Language Models in Industrial Environments. </w:t>
      </w:r>
      <w:r>
        <w:rPr>
          <w:i/>
          <w:iCs/>
          <w:szCs w:val="22"/>
        </w:rPr>
        <w:t>2024 IEEE 30th International Symposium for Design and Technology in Electronic Packaging (SIITME)</w:t>
      </w:r>
      <w:r>
        <w:rPr>
          <w:szCs w:val="22"/>
        </w:rPr>
        <w:t>, 19–23. https://doi.org/10.1109/SIITME63973.2024.10814877</w:t>
      </w:r>
    </w:p>
    <w:p w14:paraId="0B3832CF" w14:textId="77777777" w:rsidR="00691DC1" w:rsidRPr="006A7679" w:rsidRDefault="00340877" w:rsidP="006A7679">
      <w:pPr>
        <w:spacing w:after="200" w:line="276" w:lineRule="auto"/>
        <w:ind w:hanging="426"/>
        <w:jc w:val="both"/>
        <w:rPr>
          <w:sz w:val="21"/>
          <w:szCs w:val="22"/>
        </w:rPr>
      </w:pPr>
      <w:r>
        <w:rPr>
          <w:szCs w:val="22"/>
        </w:rPr>
        <w:t xml:space="preserve">March, S. T., &amp; Smith, G. F. (1995). Design and natural science research on information technology. </w:t>
      </w:r>
      <w:r>
        <w:rPr>
          <w:i/>
          <w:iCs/>
          <w:szCs w:val="22"/>
        </w:rPr>
        <w:t>Decision Support Systems</w:t>
      </w:r>
      <w:r>
        <w:rPr>
          <w:szCs w:val="22"/>
        </w:rPr>
        <w:t>, 15(4), 251–266. https://doi.org/10.1016/0167-9236(94)00041-2</w:t>
      </w:r>
    </w:p>
    <w:p w14:paraId="0B3832D0" w14:textId="77777777" w:rsidR="00691DC1" w:rsidRPr="006A7679" w:rsidRDefault="00340877" w:rsidP="006A7679">
      <w:pPr>
        <w:spacing w:after="200" w:line="276" w:lineRule="auto"/>
        <w:ind w:hanging="426"/>
        <w:jc w:val="both"/>
        <w:rPr>
          <w:sz w:val="21"/>
          <w:szCs w:val="22"/>
        </w:rPr>
      </w:pPr>
      <w:r>
        <w:rPr>
          <w:szCs w:val="22"/>
        </w:rPr>
        <w:t xml:space="preserve">Mazon-Olivo, B., &amp; Pan, A. (2022). Internet of Things: State-of-the-art, Computing Paradigms and Reference Architectures. </w:t>
      </w:r>
      <w:r>
        <w:rPr>
          <w:i/>
          <w:iCs/>
          <w:szCs w:val="22"/>
        </w:rPr>
        <w:t>IEEE Latin America Transactions</w:t>
      </w:r>
      <w:r>
        <w:rPr>
          <w:szCs w:val="22"/>
        </w:rPr>
        <w:t>, 20(1), 49–63. https://doi.org/10.1109/TLA.2022.9662173</w:t>
      </w:r>
    </w:p>
    <w:p w14:paraId="0B3832D1" w14:textId="77777777" w:rsidR="00691DC1" w:rsidRPr="006A7679" w:rsidRDefault="00340877" w:rsidP="006A7679">
      <w:pPr>
        <w:spacing w:after="200" w:line="276" w:lineRule="auto"/>
        <w:ind w:hanging="426"/>
        <w:jc w:val="both"/>
        <w:rPr>
          <w:sz w:val="21"/>
          <w:szCs w:val="22"/>
        </w:rPr>
      </w:pPr>
      <w:r>
        <w:rPr>
          <w:szCs w:val="22"/>
        </w:rPr>
        <w:t xml:space="preserve">Novelli, C., Casolari, F., Hacker, P., Spedicato, G., &amp; Floridi, L. (2024). Generative AI in EU law: Liability, privacy, intellectual property, and cybersecurity. </w:t>
      </w:r>
      <w:r>
        <w:rPr>
          <w:i/>
          <w:iCs/>
          <w:szCs w:val="22"/>
        </w:rPr>
        <w:t>Computer Law &amp; Security Review</w:t>
      </w:r>
      <w:r>
        <w:rPr>
          <w:szCs w:val="22"/>
        </w:rPr>
        <w:t>, 55, 106066. https://doi.org/10.1016/j.clsr.2024.106066</w:t>
      </w:r>
    </w:p>
    <w:p w14:paraId="0B3832D2" w14:textId="77777777" w:rsidR="00691DC1" w:rsidRPr="006A7679" w:rsidRDefault="00340877" w:rsidP="006A7679">
      <w:pPr>
        <w:spacing w:after="200" w:line="276" w:lineRule="auto"/>
        <w:ind w:hanging="426"/>
        <w:jc w:val="both"/>
        <w:rPr>
          <w:sz w:val="21"/>
          <w:szCs w:val="22"/>
        </w:rPr>
      </w:pPr>
      <w:r>
        <w:rPr>
          <w:szCs w:val="22"/>
        </w:rPr>
        <w:t xml:space="preserve">Pahune, S., &amp; Akhtar, Z. (2025). Transitioning from MLOps to LLMOps: Navigating the Unique Challenges of Large Language Models. </w:t>
      </w:r>
      <w:r>
        <w:rPr>
          <w:i/>
          <w:iCs/>
          <w:szCs w:val="22"/>
        </w:rPr>
        <w:t>Information</w:t>
      </w:r>
      <w:r>
        <w:rPr>
          <w:szCs w:val="22"/>
        </w:rPr>
        <w:t>, 16(2), 87. https://doi.org/10.3390/info16020087</w:t>
      </w:r>
    </w:p>
    <w:p w14:paraId="0B3832D3" w14:textId="77777777" w:rsidR="00691DC1" w:rsidRPr="006A7679" w:rsidRDefault="00340877" w:rsidP="006A7679">
      <w:pPr>
        <w:spacing w:after="200" w:line="276" w:lineRule="auto"/>
        <w:ind w:hanging="426"/>
        <w:jc w:val="both"/>
        <w:rPr>
          <w:sz w:val="21"/>
          <w:szCs w:val="22"/>
        </w:rPr>
      </w:pPr>
      <w:r>
        <w:rPr>
          <w:szCs w:val="22"/>
        </w:rPr>
        <w:t xml:space="preserve">Peffers, K., Tuunanen, T., Rothenberger, M. A., &amp; Chatterjee, S. (2007). A design science research methodology for information systems research. </w:t>
      </w:r>
      <w:r>
        <w:rPr>
          <w:i/>
          <w:iCs/>
          <w:szCs w:val="22"/>
        </w:rPr>
        <w:t>Journal of Management Information Systems</w:t>
      </w:r>
      <w:r>
        <w:rPr>
          <w:szCs w:val="22"/>
        </w:rPr>
        <w:t>, 24(3), 45–77. https://doi.org/10.2753/MIS0742-1222240302</w:t>
      </w:r>
    </w:p>
    <w:p w14:paraId="0B3832D4" w14:textId="77777777" w:rsidR="00691DC1" w:rsidRPr="006A7679" w:rsidRDefault="00340877" w:rsidP="006A7679">
      <w:pPr>
        <w:spacing w:after="200" w:line="276" w:lineRule="auto"/>
        <w:ind w:hanging="426"/>
        <w:jc w:val="both"/>
        <w:rPr>
          <w:sz w:val="21"/>
          <w:szCs w:val="22"/>
        </w:rPr>
      </w:pPr>
      <w:r>
        <w:rPr>
          <w:szCs w:val="22"/>
        </w:rPr>
        <w:t xml:space="preserve">Polyakovska, N. O. (2025). Towards a Practical Framework for LLMOps: Understanding and Building Operational Excellence for Large Language Models. </w:t>
      </w:r>
      <w:r>
        <w:rPr>
          <w:i/>
          <w:iCs/>
          <w:szCs w:val="22"/>
        </w:rPr>
        <w:t>Computer-Integrated Technologies: Education, Science, Production</w:t>
      </w:r>
      <w:r>
        <w:rPr>
          <w:szCs w:val="22"/>
        </w:rPr>
        <w:t>, 58, 100–107. https://doi.org/10.36910/6775-2524-0560-2025-58-14</w:t>
      </w:r>
    </w:p>
    <w:p w14:paraId="0B3832D5" w14:textId="77777777" w:rsidR="00691DC1" w:rsidRPr="006A7679" w:rsidRDefault="00340877" w:rsidP="006A7679">
      <w:pPr>
        <w:spacing w:after="200" w:line="276" w:lineRule="auto"/>
        <w:ind w:hanging="426"/>
        <w:jc w:val="both"/>
        <w:rPr>
          <w:sz w:val="21"/>
          <w:szCs w:val="22"/>
        </w:rPr>
      </w:pPr>
      <w:r>
        <w:rPr>
          <w:szCs w:val="22"/>
        </w:rPr>
        <w:t xml:space="preserve">Pourmajidi, W., Zhang, L., Steinbacher, J., Erwin, T., &amp; Miranskyy, A. (2025). A Reference Architecture for Governance of Cloud Native Applications. </w:t>
      </w:r>
      <w:r>
        <w:rPr>
          <w:i/>
          <w:iCs/>
          <w:szCs w:val="22"/>
        </w:rPr>
        <w:t>IEEE Transactions on Cloud Computing</w:t>
      </w:r>
      <w:r>
        <w:rPr>
          <w:szCs w:val="22"/>
        </w:rPr>
        <w:t>, 13(3), 935–952. https://doi.org/10.1109/TCC.2025.3578557</w:t>
      </w:r>
    </w:p>
    <w:p w14:paraId="0B3832D6" w14:textId="77777777" w:rsidR="00691DC1" w:rsidRPr="006A7679" w:rsidRDefault="00340877" w:rsidP="006A7679">
      <w:pPr>
        <w:spacing w:after="200" w:line="276" w:lineRule="auto"/>
        <w:ind w:hanging="426"/>
        <w:jc w:val="both"/>
        <w:rPr>
          <w:sz w:val="21"/>
          <w:szCs w:val="22"/>
        </w:rPr>
      </w:pPr>
      <w:r>
        <w:rPr>
          <w:szCs w:val="22"/>
        </w:rPr>
        <w:t xml:space="preserve">Sinan, M., Shahin, M., &amp; Gondal, I. (2025). Integrating Security Controls in DevSecOps: Challenges, Solutions, and Future Research Directions. </w:t>
      </w:r>
      <w:r>
        <w:rPr>
          <w:i/>
          <w:iCs/>
          <w:szCs w:val="22"/>
        </w:rPr>
        <w:t>Journal of Software: Evolution and Process</w:t>
      </w:r>
      <w:r>
        <w:rPr>
          <w:szCs w:val="22"/>
        </w:rPr>
        <w:t>, 37, e70029. https://doi.org/10.1002/smr.70029</w:t>
      </w:r>
    </w:p>
    <w:p w14:paraId="0B3832D7" w14:textId="77777777" w:rsidR="00691DC1" w:rsidRPr="006A7679" w:rsidRDefault="00340877" w:rsidP="006A7679">
      <w:pPr>
        <w:spacing w:after="200" w:line="276" w:lineRule="auto"/>
        <w:ind w:hanging="426"/>
        <w:jc w:val="both"/>
        <w:rPr>
          <w:sz w:val="21"/>
          <w:szCs w:val="22"/>
        </w:rPr>
      </w:pPr>
      <w:r>
        <w:rPr>
          <w:szCs w:val="22"/>
        </w:rPr>
        <w:t xml:space="preserve">Sinha, M., Menon, S., &amp; Sagar, R. (2024). LLMOps: Definitions, Framework and Best Practices. In </w:t>
      </w:r>
      <w:r>
        <w:rPr>
          <w:i/>
          <w:iCs/>
          <w:szCs w:val="22"/>
        </w:rPr>
        <w:t>2024 International Conference on Electrical, Computer and Energy Technologies (ICECET)</w:t>
      </w:r>
      <w:r>
        <w:rPr>
          <w:szCs w:val="22"/>
        </w:rPr>
        <w:t xml:space="preserve"> (S. 1–6). IEEE. https://doi.org/10.1109/ICECET61485.2024.10698359</w:t>
      </w:r>
    </w:p>
    <w:p w14:paraId="0B3832D8" w14:textId="77777777" w:rsidR="00691DC1" w:rsidRPr="006A7679" w:rsidRDefault="00340877" w:rsidP="006A7679">
      <w:pPr>
        <w:spacing w:after="200" w:line="276" w:lineRule="auto"/>
        <w:ind w:hanging="426"/>
        <w:jc w:val="both"/>
        <w:rPr>
          <w:sz w:val="21"/>
          <w:szCs w:val="22"/>
        </w:rPr>
      </w:pPr>
      <w:r>
        <w:rPr>
          <w:szCs w:val="22"/>
        </w:rPr>
        <w:t xml:space="preserve">Sovrano, F., Hine, E., Anzolut, S., &amp; Bacchelli, A. (2025). Simplifying software compliance: AI technologies in drafting technical documentation for the AI Act. </w:t>
      </w:r>
      <w:r>
        <w:rPr>
          <w:i/>
          <w:iCs/>
          <w:szCs w:val="22"/>
        </w:rPr>
        <w:t>Empirical Software Engineering</w:t>
      </w:r>
      <w:r>
        <w:rPr>
          <w:szCs w:val="22"/>
        </w:rPr>
        <w:t>, 30, 91. https://doi.org/10.1007/s10664-025-10620-y</w:t>
      </w:r>
    </w:p>
    <w:p w14:paraId="0B3832D9" w14:textId="77777777" w:rsidR="00691DC1" w:rsidRPr="006A7679" w:rsidRDefault="00340877" w:rsidP="006A7679">
      <w:pPr>
        <w:spacing w:after="200" w:line="276" w:lineRule="auto"/>
        <w:ind w:hanging="426"/>
        <w:jc w:val="both"/>
        <w:rPr>
          <w:sz w:val="21"/>
          <w:szCs w:val="22"/>
        </w:rPr>
      </w:pPr>
      <w:r>
        <w:rPr>
          <w:szCs w:val="22"/>
        </w:rPr>
        <w:lastRenderedPageBreak/>
        <w:t xml:space="preserve">Stone, J., Patel, R., Ghiasi, F., Mittal, S., &amp; Rahimi, S. (2025). Navigating MLOps: Insights into Maturity, Lifecycle, Tools, and Careers. </w:t>
      </w:r>
      <w:r>
        <w:rPr>
          <w:i/>
          <w:iCs/>
          <w:szCs w:val="22"/>
        </w:rPr>
        <w:t>2025 IEEE Conference on Artificial Intelligence (CAI)</w:t>
      </w:r>
      <w:r>
        <w:rPr>
          <w:szCs w:val="22"/>
        </w:rPr>
        <w:t>, 643–650. https://doi.org/10.1109/CAI64502.2025.00118</w:t>
      </w:r>
    </w:p>
    <w:p w14:paraId="0B3832DA" w14:textId="77777777" w:rsidR="00691DC1" w:rsidRPr="006A7679" w:rsidRDefault="00340877" w:rsidP="006A7679">
      <w:pPr>
        <w:spacing w:after="200" w:line="276" w:lineRule="auto"/>
        <w:ind w:hanging="426"/>
        <w:jc w:val="both"/>
        <w:rPr>
          <w:sz w:val="21"/>
          <w:szCs w:val="22"/>
        </w:rPr>
      </w:pPr>
      <w:r>
        <w:rPr>
          <w:szCs w:val="22"/>
        </w:rPr>
        <w:t xml:space="preserve">Taeihagh, A. (2025). Governance of Generative AI. </w:t>
      </w:r>
      <w:r>
        <w:rPr>
          <w:i/>
          <w:iCs/>
          <w:szCs w:val="22"/>
        </w:rPr>
        <w:t>Policy and Society</w:t>
      </w:r>
      <w:r>
        <w:rPr>
          <w:szCs w:val="22"/>
        </w:rPr>
        <w:t>, 44(1), 1–22. https://doi.org/10.1093/polsoc/puaf001</w:t>
      </w:r>
    </w:p>
    <w:p w14:paraId="0B3832DB" w14:textId="77777777" w:rsidR="00691DC1" w:rsidRPr="006A7679" w:rsidRDefault="00340877" w:rsidP="006A7679">
      <w:pPr>
        <w:spacing w:after="200" w:line="276" w:lineRule="auto"/>
        <w:ind w:hanging="426"/>
        <w:jc w:val="both"/>
        <w:rPr>
          <w:sz w:val="21"/>
          <w:szCs w:val="22"/>
        </w:rPr>
      </w:pPr>
      <w:r>
        <w:rPr>
          <w:szCs w:val="22"/>
        </w:rPr>
        <w:t xml:space="preserve">Tantithamthavorn, C. K., Palomba, F., Khomh, F., &amp; Chua, J. J. (2025). MLOps, LLMOps, FMOps, and Beyond. </w:t>
      </w:r>
      <w:r>
        <w:rPr>
          <w:i/>
          <w:iCs/>
          <w:szCs w:val="22"/>
        </w:rPr>
        <w:t>IEEE Software</w:t>
      </w:r>
      <w:r>
        <w:rPr>
          <w:szCs w:val="22"/>
        </w:rPr>
        <w:t>, 42(1), 26–32. https://doi.org/10.1109/MS.2024.3477014</w:t>
      </w:r>
    </w:p>
    <w:p w14:paraId="0B3832DC" w14:textId="77777777" w:rsidR="00691DC1" w:rsidRPr="006A7679" w:rsidRDefault="00340877" w:rsidP="006A7679">
      <w:pPr>
        <w:spacing w:after="200" w:line="276" w:lineRule="auto"/>
        <w:ind w:hanging="426"/>
        <w:jc w:val="both"/>
        <w:rPr>
          <w:sz w:val="21"/>
          <w:szCs w:val="22"/>
        </w:rPr>
      </w:pPr>
      <w:r>
        <w:rPr>
          <w:szCs w:val="22"/>
        </w:rPr>
        <w:t xml:space="preserve">vom Brocke, J., &amp; Maedche, A. (2019). The DSR grid: Six core dimensions for effectively planning and communicating design science research projects. </w:t>
      </w:r>
      <w:r>
        <w:rPr>
          <w:i/>
          <w:iCs/>
          <w:szCs w:val="22"/>
        </w:rPr>
        <w:t>Electronic Markets</w:t>
      </w:r>
      <w:r>
        <w:rPr>
          <w:szCs w:val="22"/>
        </w:rPr>
        <w:t>, 29(3), 379–385. https://doi.org/10.1007/s12525-019-00358-7</w:t>
      </w:r>
    </w:p>
    <w:p w14:paraId="0B3832DD" w14:textId="77777777" w:rsidR="00691DC1" w:rsidRPr="006A7679" w:rsidRDefault="00340877" w:rsidP="006A7679">
      <w:pPr>
        <w:spacing w:after="200" w:line="276" w:lineRule="auto"/>
        <w:ind w:hanging="426"/>
        <w:jc w:val="both"/>
        <w:rPr>
          <w:sz w:val="21"/>
          <w:szCs w:val="22"/>
        </w:rPr>
      </w:pPr>
      <w:r>
        <w:rPr>
          <w:szCs w:val="22"/>
        </w:rPr>
        <w:t>Wang, K., Zhang, G., Zhou, Z., Wu, J., Yu, M., Zhao, S., Yin, C., Fu, J., Yan, Y., Luo, H., Lin, L., Xu, Z., Lu, H., Cao, X., Zhou, X., Jin, W., Meng, F., Xu, S., Mao, J., … Liu, Y. (2025). A Comprehensive Survey in LLM(-Agent) Full Stack Safety: Data, Training and Deployment (Version 4). arXiv. https://doi.org/10.48550/ARXIV.2504.15585</w:t>
      </w:r>
    </w:p>
    <w:p w14:paraId="0B3832DE" w14:textId="77777777" w:rsidR="00691DC1" w:rsidRPr="006A7679" w:rsidRDefault="00340877" w:rsidP="006A7679">
      <w:pPr>
        <w:spacing w:after="200" w:line="276" w:lineRule="auto"/>
        <w:ind w:hanging="426"/>
        <w:jc w:val="both"/>
        <w:rPr>
          <w:sz w:val="21"/>
          <w:szCs w:val="22"/>
        </w:rPr>
      </w:pPr>
      <w:r>
        <w:rPr>
          <w:szCs w:val="22"/>
        </w:rPr>
        <w:t>Xu, X., Weytjens, H., Zhang, D., Lu, Q., Weber, I., &amp; Zhu, L. (2025). RAGOps: Operating and Managing Retrieval-Augmented Generation Pipelines (Version 1). arXiv. https://doi.org/10.48550/ARXIV.2506.03401</w:t>
      </w:r>
    </w:p>
    <w:p w14:paraId="0B3832DF" w14:textId="77777777" w:rsidR="00691DC1" w:rsidRPr="006A7679" w:rsidRDefault="00340877" w:rsidP="006A7679">
      <w:pPr>
        <w:spacing w:after="200" w:line="276" w:lineRule="auto"/>
        <w:ind w:hanging="426"/>
        <w:jc w:val="both"/>
        <w:rPr>
          <w:sz w:val="21"/>
          <w:szCs w:val="22"/>
        </w:rPr>
      </w:pPr>
      <w:r>
        <w:rPr>
          <w:szCs w:val="22"/>
        </w:rPr>
        <w:t xml:space="preserve">Angelov, S., Grefen, P., &amp; Greefhorst, D. (2012). A framework for analysis and design of software reference architectures. </w:t>
      </w:r>
      <w:r>
        <w:rPr>
          <w:i/>
          <w:iCs/>
          <w:szCs w:val="22"/>
        </w:rPr>
        <w:t>Information and Software Technology</w:t>
      </w:r>
      <w:r>
        <w:rPr>
          <w:szCs w:val="22"/>
        </w:rPr>
        <w:t>, 54(4), 417–431. https://doi.org/10.1016/j.infsof.2011.11.009</w:t>
      </w:r>
    </w:p>
    <w:p w14:paraId="0B3832E0" w14:textId="77777777" w:rsidR="00691DC1" w:rsidRPr="006A7679" w:rsidRDefault="00340877" w:rsidP="006A7679">
      <w:pPr>
        <w:spacing w:after="200" w:line="276" w:lineRule="auto"/>
        <w:ind w:hanging="426"/>
        <w:jc w:val="both"/>
        <w:rPr>
          <w:sz w:val="21"/>
          <w:szCs w:val="22"/>
        </w:rPr>
      </w:pPr>
      <w:r>
        <w:rPr>
          <w:szCs w:val="22"/>
        </w:rPr>
        <w:t xml:space="preserve">International Organization for Standardization. (2023). </w:t>
      </w:r>
      <w:r>
        <w:rPr>
          <w:i/>
          <w:iCs/>
          <w:szCs w:val="22"/>
        </w:rPr>
        <w:t>ISO/IEC 42001:2023 – Information technology – Artificial intelligence – Management system</w:t>
      </w:r>
      <w:r>
        <w:rPr>
          <w:szCs w:val="22"/>
        </w:rPr>
        <w:t>. ISO.</w:t>
      </w:r>
    </w:p>
    <w:p w14:paraId="0B3832E1" w14:textId="77777777" w:rsidR="00691DC1" w:rsidRPr="006A7679" w:rsidRDefault="00340877" w:rsidP="006A7679">
      <w:pPr>
        <w:spacing w:after="200" w:line="276" w:lineRule="auto"/>
        <w:ind w:hanging="426"/>
        <w:jc w:val="both"/>
        <w:rPr>
          <w:sz w:val="21"/>
          <w:szCs w:val="22"/>
        </w:rPr>
      </w:pPr>
      <w:r>
        <w:rPr>
          <w:szCs w:val="22"/>
        </w:rPr>
        <w:t xml:space="preserve">Mayring, P. (2015). </w:t>
      </w:r>
      <w:r>
        <w:rPr>
          <w:i/>
          <w:iCs/>
          <w:szCs w:val="22"/>
        </w:rPr>
        <w:t>Qualitative Inhaltsanalyse: Grundlagen und Techniken</w:t>
      </w:r>
      <w:r>
        <w:rPr>
          <w:szCs w:val="22"/>
        </w:rPr>
        <w:t xml:space="preserve"> (12. Aufl.). Beltz.</w:t>
      </w:r>
    </w:p>
    <w:p w14:paraId="0F98D73F" w14:textId="77777777" w:rsidR="00D56D66" w:rsidRPr="00D56D66" w:rsidRDefault="00D56D66" w:rsidP="00D56D66">
      <w:pPr>
        <w:spacing w:after="200" w:line="276" w:lineRule="auto"/>
        <w:ind w:hanging="426"/>
        <w:jc w:val="both"/>
        <w:rPr>
          <w:szCs w:val="22"/>
        </w:rPr>
      </w:pPr>
      <w:r>
        <w:rPr>
          <w:szCs w:val="22"/>
        </w:rPr>
        <w:t xml:space="preserve">Winter, R., &amp; Fischer, R. (2006). Essential Layers, Artifacts, and Dependencies of Enterprise Architecture. </w:t>
      </w:r>
      <w:r>
        <w:rPr>
          <w:i/>
          <w:iCs/>
          <w:szCs w:val="22"/>
        </w:rPr>
        <w:t>2006 10th IEEE International Enterprise Distributed Object Computing Conference Workshops (</w:t>
      </w:r>
      <w:r>
        <w:rPr>
          <w:i/>
          <w:iCs/>
          <w:color w:val="000000" w:themeColor="text1"/>
          <w:szCs w:val="22"/>
        </w:rPr>
        <w:t>EDOCW’06)</w:t>
      </w:r>
      <w:r>
        <w:rPr>
          <w:color w:val="000000" w:themeColor="text1"/>
          <w:szCs w:val="22"/>
        </w:rPr>
        <w:t xml:space="preserve">, 30–30. </w:t>
      </w:r>
      <w:hyperlink r:id="rId9" w:history="1">
        <w:r>
          <w:rPr>
            <w:rStyle w:val="Hyperlink"/>
            <w:color w:val="000000" w:themeColor="text1"/>
            <w:szCs w:val="22"/>
          </w:rPr>
          <w:t>https://doi.org/10.1109/EDOCW.2006.33</w:t>
        </w:r>
      </w:hyperlink>
    </w:p>
    <w:p w14:paraId="0B3832E2" w14:textId="07096C9F" w:rsidR="00691DC1" w:rsidRPr="006A7679" w:rsidRDefault="00691DC1" w:rsidP="00D56D66">
      <w:pPr>
        <w:spacing w:after="200" w:line="276" w:lineRule="auto"/>
        <w:ind w:hanging="426"/>
        <w:jc w:val="both"/>
        <w:rPr>
          <w:sz w:val="21"/>
          <w:szCs w:val="22"/>
        </w:rPr>
      </w:pPr>
    </w:p>
    <w:sectPr w:rsidR="00691DC1" w:rsidRPr="006A7679" w:rsidSect="00B32387">
      <w:headerReference w:type="default" r:id="rId10"/>
      <w:footerReference w:type="default" r:id="rId11"/>
      <w:pgSz w:w="11906" w:h="16838"/>
      <w:pgMar w:top="1418" w:right="1134" w:bottom="1134"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483FF" w14:textId="77777777" w:rsidR="00EE47E9" w:rsidRDefault="00EE47E9">
      <w:r>
        <w:separator/>
      </w:r>
    </w:p>
  </w:endnote>
  <w:endnote w:type="continuationSeparator" w:id="0">
    <w:p w14:paraId="6F6369C6" w14:textId="77777777" w:rsidR="00EE47E9" w:rsidRDefault="00EE4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32E4" w14:textId="3A43069B" w:rsidR="00691DC1" w:rsidRDefault="00340877">
    <w:pPr>
      <w:jc w:val="right"/>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4353C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63503" w14:textId="77777777" w:rsidR="00EE47E9" w:rsidRDefault="00EE47E9">
      <w:r>
        <w:separator/>
      </w:r>
    </w:p>
  </w:footnote>
  <w:footnote w:type="continuationSeparator" w:id="0">
    <w:p w14:paraId="2A059627" w14:textId="77777777" w:rsidR="00EE47E9" w:rsidRDefault="00EE47E9">
      <w:r>
        <w:continuationSeparator/>
      </w:r>
    </w:p>
  </w:footnote>
  <w:footnote w:id="1">
    <w:p w14:paraId="3D7BA901" w14:textId="588994E1" w:rsidR="003F028C" w:rsidRPr="003F028C" w:rsidRDefault="003F028C" w:rsidP="003F028C">
      <w:pPr>
        <w:autoSpaceDE w:val="0"/>
        <w:autoSpaceDN w:val="0"/>
        <w:adjustRightInd w:val="0"/>
        <w:rPr>
          <w:rFonts w:ascii="System Font" w:hAnsi="System Font" w:cs="System Font"/>
          <w:color w:val="000000"/>
          <w:sz w:val="24"/>
        </w:rPr>
      </w:pPr>
      <w:r>
        <w:rPr>
          <w:rStyle w:val="Funotenzeichen"/>
        </w:rPr>
        <w:footnoteRef/>
      </w:r>
      <w:r>
        <w:t xml:space="preserve"> </w:t>
      </w:r>
      <w:r w:rsidRPr="003F028C">
        <w:rPr>
          <w:rStyle w:val="FunotentextZchn"/>
          <w:sz w:val="18"/>
          <w:szCs w:val="18"/>
        </w:rPr>
        <w:t>Selbst wenn teilweise Daten entstehen, werden sie nicht sicher und dauerhaft gespeichert, sodass eine spätere Überprüfung erschwert oder unmöglich ist.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32E3" w14:textId="4AC025E5" w:rsidR="00691DC1" w:rsidRDefault="00340877">
    <w:pPr>
      <w:jc w:val="right"/>
    </w:pPr>
    <w:proofErr w:type="gramStart"/>
    <w:r>
      <w:rPr>
        <w:i/>
        <w:iCs/>
        <w:sz w:val="20"/>
        <w:szCs w:val="20"/>
      </w:rPr>
      <w:t>Exposé</w:t>
    </w:r>
    <w:proofErr w:type="gramEnd"/>
    <w:r>
      <w:rPr>
        <w:i/>
        <w:iCs/>
        <w:sz w:val="20"/>
        <w:szCs w:val="20"/>
      </w:rPr>
      <w:t xml:space="preserve"> – Masterarbeit Mustafa Demir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E5570D"/>
    <w:multiLevelType w:val="hybridMultilevel"/>
    <w:tmpl w:val="BE2415B4"/>
    <w:lvl w:ilvl="0" w:tplc="E618DBE8">
      <w:start w:val="1"/>
      <w:numFmt w:val="bullet"/>
      <w:lvlText w:val="●"/>
      <w:lvlJc w:val="left"/>
      <w:pPr>
        <w:ind w:left="720" w:hanging="360"/>
      </w:pPr>
    </w:lvl>
    <w:lvl w:ilvl="1" w:tplc="0FC8BA9C">
      <w:start w:val="1"/>
      <w:numFmt w:val="bullet"/>
      <w:lvlText w:val="○"/>
      <w:lvlJc w:val="left"/>
      <w:pPr>
        <w:ind w:left="1440" w:hanging="360"/>
      </w:pPr>
    </w:lvl>
    <w:lvl w:ilvl="2" w:tplc="62D2684C">
      <w:start w:val="1"/>
      <w:numFmt w:val="bullet"/>
      <w:lvlText w:val="■"/>
      <w:lvlJc w:val="left"/>
      <w:pPr>
        <w:ind w:left="2160" w:hanging="360"/>
      </w:pPr>
    </w:lvl>
    <w:lvl w:ilvl="3" w:tplc="A4D2ACE4">
      <w:start w:val="1"/>
      <w:numFmt w:val="bullet"/>
      <w:lvlText w:val="●"/>
      <w:lvlJc w:val="left"/>
      <w:pPr>
        <w:ind w:left="2880" w:hanging="360"/>
      </w:pPr>
    </w:lvl>
    <w:lvl w:ilvl="4" w:tplc="19B6B5D6">
      <w:start w:val="1"/>
      <w:numFmt w:val="bullet"/>
      <w:lvlText w:val="○"/>
      <w:lvlJc w:val="left"/>
      <w:pPr>
        <w:ind w:left="3600" w:hanging="360"/>
      </w:pPr>
    </w:lvl>
    <w:lvl w:ilvl="5" w:tplc="62A491EA">
      <w:start w:val="1"/>
      <w:numFmt w:val="bullet"/>
      <w:lvlText w:val="■"/>
      <w:lvlJc w:val="left"/>
      <w:pPr>
        <w:ind w:left="4320" w:hanging="360"/>
      </w:pPr>
    </w:lvl>
    <w:lvl w:ilvl="6" w:tplc="5C409F5E">
      <w:start w:val="1"/>
      <w:numFmt w:val="bullet"/>
      <w:lvlText w:val="●"/>
      <w:lvlJc w:val="left"/>
      <w:pPr>
        <w:ind w:left="5040" w:hanging="360"/>
      </w:pPr>
    </w:lvl>
    <w:lvl w:ilvl="7" w:tplc="563CCF6C">
      <w:start w:val="1"/>
      <w:numFmt w:val="bullet"/>
      <w:lvlText w:val="●"/>
      <w:lvlJc w:val="left"/>
      <w:pPr>
        <w:ind w:left="5760" w:hanging="360"/>
      </w:pPr>
    </w:lvl>
    <w:lvl w:ilvl="8" w:tplc="E452A1A4">
      <w:start w:val="1"/>
      <w:numFmt w:val="bullet"/>
      <w:lvlText w:val="●"/>
      <w:lvlJc w:val="left"/>
      <w:pPr>
        <w:ind w:left="6480" w:hanging="360"/>
      </w:pPr>
    </w:lvl>
  </w:abstractNum>
  <w:abstractNum w:abstractNumId="2" w15:restartNumberingAfterBreak="0">
    <w:nsid w:val="271A4C8B"/>
    <w:multiLevelType w:val="multilevel"/>
    <w:tmpl w:val="52CC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7898">
    <w:abstractNumId w:val="1"/>
    <w:lvlOverride w:ilvl="0">
      <w:startOverride w:val="1"/>
    </w:lvlOverride>
  </w:num>
  <w:num w:numId="2" w16cid:durableId="1508594045">
    <w:abstractNumId w:val="2"/>
  </w:num>
  <w:num w:numId="3" w16cid:durableId="761611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DC1"/>
    <w:rsid w:val="00060B0C"/>
    <w:rsid w:val="0008082F"/>
    <w:rsid w:val="000A414C"/>
    <w:rsid w:val="000D15F8"/>
    <w:rsid w:val="001008D5"/>
    <w:rsid w:val="001636B2"/>
    <w:rsid w:val="00166A3E"/>
    <w:rsid w:val="00204D0A"/>
    <w:rsid w:val="0020545A"/>
    <w:rsid w:val="0021662D"/>
    <w:rsid w:val="002219E0"/>
    <w:rsid w:val="002B5FA2"/>
    <w:rsid w:val="002D59AD"/>
    <w:rsid w:val="002D76F1"/>
    <w:rsid w:val="002F6150"/>
    <w:rsid w:val="003172A9"/>
    <w:rsid w:val="00340292"/>
    <w:rsid w:val="00340877"/>
    <w:rsid w:val="003A1AD5"/>
    <w:rsid w:val="003D55D8"/>
    <w:rsid w:val="003F028C"/>
    <w:rsid w:val="004353C7"/>
    <w:rsid w:val="00447397"/>
    <w:rsid w:val="004611FE"/>
    <w:rsid w:val="00487284"/>
    <w:rsid w:val="00496439"/>
    <w:rsid w:val="00505F68"/>
    <w:rsid w:val="00606C6A"/>
    <w:rsid w:val="0065197B"/>
    <w:rsid w:val="00667195"/>
    <w:rsid w:val="00691DC1"/>
    <w:rsid w:val="00694EF2"/>
    <w:rsid w:val="00697322"/>
    <w:rsid w:val="006A7679"/>
    <w:rsid w:val="006F56D4"/>
    <w:rsid w:val="00731F5C"/>
    <w:rsid w:val="007D30BB"/>
    <w:rsid w:val="007E27AD"/>
    <w:rsid w:val="0082225D"/>
    <w:rsid w:val="008551F0"/>
    <w:rsid w:val="0088714A"/>
    <w:rsid w:val="008E1DA2"/>
    <w:rsid w:val="008F76D8"/>
    <w:rsid w:val="00941AA2"/>
    <w:rsid w:val="0096174D"/>
    <w:rsid w:val="00962A99"/>
    <w:rsid w:val="009746EC"/>
    <w:rsid w:val="009C43FE"/>
    <w:rsid w:val="009C7968"/>
    <w:rsid w:val="00AC758C"/>
    <w:rsid w:val="00B272EF"/>
    <w:rsid w:val="00B32387"/>
    <w:rsid w:val="00BA6176"/>
    <w:rsid w:val="00BB6E9F"/>
    <w:rsid w:val="00BB74C6"/>
    <w:rsid w:val="00BD4381"/>
    <w:rsid w:val="00C35003"/>
    <w:rsid w:val="00C85101"/>
    <w:rsid w:val="00D306B0"/>
    <w:rsid w:val="00D461F8"/>
    <w:rsid w:val="00D54433"/>
    <w:rsid w:val="00D56D66"/>
    <w:rsid w:val="00D618C5"/>
    <w:rsid w:val="00D72546"/>
    <w:rsid w:val="00D95971"/>
    <w:rsid w:val="00DC0744"/>
    <w:rsid w:val="00DD72FC"/>
    <w:rsid w:val="00DE1C4C"/>
    <w:rsid w:val="00DE5981"/>
    <w:rsid w:val="00E266CA"/>
    <w:rsid w:val="00E45015"/>
    <w:rsid w:val="00EE47E9"/>
    <w:rsid w:val="00EF2298"/>
    <w:rsid w:val="00F4519C"/>
    <w:rsid w:val="00F53282"/>
    <w:rsid w:val="00FC2F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3213"/>
  <w15:docId w15:val="{0CC2DCB6-1F98-4C47-9D16-C64F3D69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94EF2"/>
    <w:rPr>
      <w:sz w:val="22"/>
    </w:rPr>
  </w:style>
  <w:style w:type="paragraph" w:styleId="berschrift1">
    <w:name w:val="heading 1"/>
    <w:uiPriority w:val="9"/>
    <w:qFormat/>
    <w:rsid w:val="00D306B0"/>
    <w:pPr>
      <w:spacing w:line="360" w:lineRule="auto"/>
      <w:outlineLvl w:val="0"/>
    </w:pPr>
    <w:rPr>
      <w:rFonts w:ascii="Arial" w:hAnsi="Arial" w:cs="Arial"/>
      <w:b/>
      <w:bCs/>
      <w:sz w:val="32"/>
      <w:szCs w:val="32"/>
    </w:rPr>
  </w:style>
  <w:style w:type="paragraph" w:styleId="berschrift2">
    <w:name w:val="heading 2"/>
    <w:uiPriority w:val="9"/>
    <w:unhideWhenUsed/>
    <w:qFormat/>
    <w:rsid w:val="00F53282"/>
    <w:pPr>
      <w:spacing w:line="360" w:lineRule="auto"/>
      <w:jc w:val="both"/>
      <w:outlineLvl w:val="1"/>
    </w:pPr>
    <w:rPr>
      <w:rFonts w:ascii="Arial" w:hAnsi="Arial" w:cs="Arial"/>
      <w:b/>
      <w:bCs/>
    </w:rPr>
  </w:style>
  <w:style w:type="paragraph" w:styleId="berschrift3">
    <w:name w:val="heading 3"/>
    <w:uiPriority w:val="9"/>
    <w:unhideWhenUsed/>
    <w:qFormat/>
    <w:pPr>
      <w:spacing w:before="360" w:after="240"/>
      <w:outlineLvl w:val="2"/>
    </w:pPr>
    <w:rPr>
      <w:b/>
      <w:bCs/>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unhideWhenUsed/>
    <w:rsid w:val="003F028C"/>
    <w:rPr>
      <w:rFonts w:ascii="Arial" w:hAnsi="Arial"/>
      <w:sz w:val="20"/>
      <w:szCs w:val="20"/>
    </w:rPr>
  </w:style>
  <w:style w:type="character" w:customStyle="1" w:styleId="FunotentextZchn">
    <w:name w:val="Fußnotentext Zchn"/>
    <w:link w:val="Funotentext"/>
    <w:uiPriority w:val="99"/>
    <w:unhideWhenUsed/>
    <w:rsid w:val="003F028C"/>
    <w:rPr>
      <w:rFonts w:ascii="Arial" w:hAnsi="Arial"/>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einLeerraum">
    <w:name w:val="No Spacing"/>
    <w:link w:val="KeinLeerraumZchn"/>
    <w:uiPriority w:val="1"/>
    <w:qFormat/>
    <w:rsid w:val="001008D5"/>
    <w:rPr>
      <w:rFonts w:asciiTheme="minorHAnsi" w:eastAsiaTheme="minorEastAsia" w:hAnsiTheme="minorHAnsi" w:cstheme="minorBidi"/>
      <w:sz w:val="22"/>
      <w:szCs w:val="22"/>
      <w:lang w:val="en-US" w:eastAsia="zh-CN"/>
    </w:rPr>
  </w:style>
  <w:style w:type="character" w:customStyle="1" w:styleId="KeinLeerraumZchn">
    <w:name w:val="Kein Leerraum Zchn"/>
    <w:basedOn w:val="Absatz-Standardschriftart"/>
    <w:link w:val="KeinLeerraum"/>
    <w:uiPriority w:val="1"/>
    <w:rsid w:val="001008D5"/>
    <w:rPr>
      <w:rFonts w:asciiTheme="minorHAnsi" w:eastAsiaTheme="minorEastAsia" w:hAnsiTheme="minorHAnsi" w:cstheme="minorBidi"/>
      <w:sz w:val="22"/>
      <w:szCs w:val="22"/>
      <w:lang w:val="en-US" w:eastAsia="zh-CN"/>
    </w:rPr>
  </w:style>
  <w:style w:type="paragraph" w:styleId="Inhaltsverzeichnisberschrift">
    <w:name w:val="TOC Heading"/>
    <w:basedOn w:val="berschrift1"/>
    <w:next w:val="Standard"/>
    <w:uiPriority w:val="39"/>
    <w:unhideWhenUsed/>
    <w:qFormat/>
    <w:rsid w:val="00D54433"/>
    <w:pPr>
      <w:keepNext/>
      <w:keepLines/>
      <w:spacing w:line="276" w:lineRule="auto"/>
      <w:outlineLvl w:val="9"/>
    </w:pPr>
    <w:rPr>
      <w:rFonts w:asciiTheme="majorHAnsi" w:eastAsiaTheme="majorEastAsia" w:hAnsiTheme="majorHAnsi" w:cstheme="majorBidi"/>
      <w:color w:val="0F4761" w:themeColor="accent1" w:themeShade="BF"/>
      <w:sz w:val="28"/>
      <w:szCs w:val="28"/>
    </w:rPr>
  </w:style>
  <w:style w:type="paragraph" w:styleId="Verzeichnis1">
    <w:name w:val="toc 1"/>
    <w:basedOn w:val="Standard"/>
    <w:next w:val="Standard"/>
    <w:autoRedefine/>
    <w:uiPriority w:val="39"/>
    <w:unhideWhenUsed/>
    <w:rsid w:val="00D54433"/>
    <w:pPr>
      <w:spacing w:before="240" w:after="120"/>
    </w:pPr>
    <w:rPr>
      <w:rFonts w:asciiTheme="minorHAnsi" w:hAnsiTheme="minorHAnsi"/>
      <w:b/>
      <w:bCs/>
      <w:sz w:val="20"/>
      <w:szCs w:val="20"/>
    </w:rPr>
  </w:style>
  <w:style w:type="paragraph" w:styleId="Verzeichnis2">
    <w:name w:val="toc 2"/>
    <w:basedOn w:val="Standard"/>
    <w:next w:val="Standard"/>
    <w:autoRedefine/>
    <w:uiPriority w:val="39"/>
    <w:unhideWhenUsed/>
    <w:rsid w:val="00D54433"/>
    <w:pPr>
      <w:spacing w:before="120"/>
      <w:ind w:left="240"/>
    </w:pPr>
    <w:rPr>
      <w:rFonts w:asciiTheme="minorHAnsi" w:hAnsiTheme="minorHAnsi"/>
      <w:i/>
      <w:iCs/>
      <w:sz w:val="20"/>
      <w:szCs w:val="20"/>
    </w:rPr>
  </w:style>
  <w:style w:type="paragraph" w:styleId="Verzeichnis3">
    <w:name w:val="toc 3"/>
    <w:basedOn w:val="Standard"/>
    <w:next w:val="Standard"/>
    <w:autoRedefine/>
    <w:uiPriority w:val="39"/>
    <w:unhideWhenUsed/>
    <w:rsid w:val="00D54433"/>
    <w:pPr>
      <w:ind w:left="480"/>
    </w:pPr>
    <w:rPr>
      <w:rFonts w:asciiTheme="minorHAnsi" w:hAnsiTheme="minorHAnsi"/>
      <w:sz w:val="20"/>
      <w:szCs w:val="20"/>
    </w:rPr>
  </w:style>
  <w:style w:type="paragraph" w:styleId="Verzeichnis4">
    <w:name w:val="toc 4"/>
    <w:basedOn w:val="Standard"/>
    <w:next w:val="Standard"/>
    <w:autoRedefine/>
    <w:uiPriority w:val="39"/>
    <w:semiHidden/>
    <w:unhideWhenUsed/>
    <w:rsid w:val="00D54433"/>
    <w:pPr>
      <w:ind w:left="720"/>
    </w:pPr>
    <w:rPr>
      <w:rFonts w:asciiTheme="minorHAnsi" w:hAnsiTheme="minorHAnsi"/>
      <w:sz w:val="20"/>
      <w:szCs w:val="20"/>
    </w:rPr>
  </w:style>
  <w:style w:type="paragraph" w:styleId="Verzeichnis5">
    <w:name w:val="toc 5"/>
    <w:basedOn w:val="Standard"/>
    <w:next w:val="Standard"/>
    <w:autoRedefine/>
    <w:uiPriority w:val="39"/>
    <w:semiHidden/>
    <w:unhideWhenUsed/>
    <w:rsid w:val="00D54433"/>
    <w:pPr>
      <w:ind w:left="960"/>
    </w:pPr>
    <w:rPr>
      <w:rFonts w:asciiTheme="minorHAnsi" w:hAnsiTheme="minorHAnsi"/>
      <w:sz w:val="20"/>
      <w:szCs w:val="20"/>
    </w:rPr>
  </w:style>
  <w:style w:type="paragraph" w:styleId="Verzeichnis6">
    <w:name w:val="toc 6"/>
    <w:basedOn w:val="Standard"/>
    <w:next w:val="Standard"/>
    <w:autoRedefine/>
    <w:uiPriority w:val="39"/>
    <w:semiHidden/>
    <w:unhideWhenUsed/>
    <w:rsid w:val="00D54433"/>
    <w:pPr>
      <w:ind w:left="1200"/>
    </w:pPr>
    <w:rPr>
      <w:rFonts w:asciiTheme="minorHAnsi" w:hAnsiTheme="minorHAnsi"/>
      <w:sz w:val="20"/>
      <w:szCs w:val="20"/>
    </w:rPr>
  </w:style>
  <w:style w:type="paragraph" w:styleId="Verzeichnis7">
    <w:name w:val="toc 7"/>
    <w:basedOn w:val="Standard"/>
    <w:next w:val="Standard"/>
    <w:autoRedefine/>
    <w:uiPriority w:val="39"/>
    <w:semiHidden/>
    <w:unhideWhenUsed/>
    <w:rsid w:val="00D54433"/>
    <w:pPr>
      <w:ind w:left="1440"/>
    </w:pPr>
    <w:rPr>
      <w:rFonts w:asciiTheme="minorHAnsi" w:hAnsiTheme="minorHAnsi"/>
      <w:sz w:val="20"/>
      <w:szCs w:val="20"/>
    </w:rPr>
  </w:style>
  <w:style w:type="paragraph" w:styleId="Verzeichnis8">
    <w:name w:val="toc 8"/>
    <w:basedOn w:val="Standard"/>
    <w:next w:val="Standard"/>
    <w:autoRedefine/>
    <w:uiPriority w:val="39"/>
    <w:semiHidden/>
    <w:unhideWhenUsed/>
    <w:rsid w:val="00D54433"/>
    <w:pPr>
      <w:ind w:left="1680"/>
    </w:pPr>
    <w:rPr>
      <w:rFonts w:asciiTheme="minorHAnsi" w:hAnsiTheme="minorHAnsi"/>
      <w:sz w:val="20"/>
      <w:szCs w:val="20"/>
    </w:rPr>
  </w:style>
  <w:style w:type="paragraph" w:styleId="Verzeichnis9">
    <w:name w:val="toc 9"/>
    <w:basedOn w:val="Standard"/>
    <w:next w:val="Standard"/>
    <w:autoRedefine/>
    <w:uiPriority w:val="39"/>
    <w:semiHidden/>
    <w:unhideWhenUsed/>
    <w:rsid w:val="00D54433"/>
    <w:pPr>
      <w:ind w:left="1920"/>
    </w:pPr>
    <w:rPr>
      <w:rFonts w:asciiTheme="minorHAnsi" w:hAnsiTheme="minorHAnsi"/>
      <w:sz w:val="20"/>
      <w:szCs w:val="20"/>
    </w:rPr>
  </w:style>
  <w:style w:type="character" w:styleId="Kommentarzeichen">
    <w:name w:val="annotation reference"/>
    <w:basedOn w:val="Absatz-Standardschriftart"/>
    <w:uiPriority w:val="99"/>
    <w:semiHidden/>
    <w:unhideWhenUsed/>
    <w:rsid w:val="00204D0A"/>
    <w:rPr>
      <w:sz w:val="16"/>
      <w:szCs w:val="16"/>
    </w:rPr>
  </w:style>
  <w:style w:type="paragraph" w:styleId="Kommentartext">
    <w:name w:val="annotation text"/>
    <w:basedOn w:val="Standard"/>
    <w:link w:val="KommentartextZchn"/>
    <w:uiPriority w:val="99"/>
    <w:semiHidden/>
    <w:unhideWhenUsed/>
    <w:rsid w:val="00204D0A"/>
    <w:rPr>
      <w:sz w:val="20"/>
      <w:szCs w:val="20"/>
    </w:rPr>
  </w:style>
  <w:style w:type="character" w:customStyle="1" w:styleId="KommentartextZchn">
    <w:name w:val="Kommentartext Zchn"/>
    <w:basedOn w:val="Absatz-Standardschriftart"/>
    <w:link w:val="Kommentartext"/>
    <w:uiPriority w:val="99"/>
    <w:semiHidden/>
    <w:rsid w:val="00204D0A"/>
    <w:rPr>
      <w:sz w:val="20"/>
      <w:szCs w:val="20"/>
    </w:rPr>
  </w:style>
  <w:style w:type="paragraph" w:styleId="Kommentarthema">
    <w:name w:val="annotation subject"/>
    <w:basedOn w:val="Kommentartext"/>
    <w:next w:val="Kommentartext"/>
    <w:link w:val="KommentarthemaZchn"/>
    <w:uiPriority w:val="99"/>
    <w:semiHidden/>
    <w:unhideWhenUsed/>
    <w:rsid w:val="00204D0A"/>
    <w:rPr>
      <w:b/>
      <w:bCs/>
    </w:rPr>
  </w:style>
  <w:style w:type="character" w:customStyle="1" w:styleId="KommentarthemaZchn">
    <w:name w:val="Kommentarthema Zchn"/>
    <w:basedOn w:val="KommentartextZchn"/>
    <w:link w:val="Kommentarthema"/>
    <w:uiPriority w:val="99"/>
    <w:semiHidden/>
    <w:rsid w:val="00204D0A"/>
    <w:rPr>
      <w:b/>
      <w:bCs/>
      <w:sz w:val="20"/>
      <w:szCs w:val="20"/>
    </w:rPr>
  </w:style>
  <w:style w:type="paragraph" w:styleId="Kopfzeile">
    <w:name w:val="header"/>
    <w:basedOn w:val="Standard"/>
    <w:link w:val="KopfzeileZchn"/>
    <w:uiPriority w:val="99"/>
    <w:unhideWhenUsed/>
    <w:rsid w:val="00340292"/>
    <w:pPr>
      <w:tabs>
        <w:tab w:val="center" w:pos="4536"/>
        <w:tab w:val="right" w:pos="9072"/>
      </w:tabs>
    </w:pPr>
  </w:style>
  <w:style w:type="character" w:customStyle="1" w:styleId="KopfzeileZchn">
    <w:name w:val="Kopfzeile Zchn"/>
    <w:basedOn w:val="Absatz-Standardschriftart"/>
    <w:link w:val="Kopfzeile"/>
    <w:uiPriority w:val="99"/>
    <w:rsid w:val="00340292"/>
    <w:rPr>
      <w:sz w:val="22"/>
    </w:rPr>
  </w:style>
  <w:style w:type="paragraph" w:styleId="Fuzeile">
    <w:name w:val="footer"/>
    <w:basedOn w:val="Standard"/>
    <w:link w:val="FuzeileZchn"/>
    <w:uiPriority w:val="99"/>
    <w:unhideWhenUsed/>
    <w:rsid w:val="00340292"/>
    <w:pPr>
      <w:tabs>
        <w:tab w:val="center" w:pos="4536"/>
        <w:tab w:val="right" w:pos="9072"/>
      </w:tabs>
    </w:pPr>
  </w:style>
  <w:style w:type="character" w:customStyle="1" w:styleId="FuzeileZchn">
    <w:name w:val="Fußzeile Zchn"/>
    <w:basedOn w:val="Absatz-Standardschriftart"/>
    <w:link w:val="Fuzeile"/>
    <w:uiPriority w:val="99"/>
    <w:rsid w:val="00340292"/>
    <w:rPr>
      <w:sz w:val="22"/>
    </w:rPr>
  </w:style>
  <w:style w:type="character" w:styleId="Fett">
    <w:name w:val="Strong"/>
    <w:basedOn w:val="Absatz-Standardschriftart"/>
    <w:uiPriority w:val="22"/>
    <w:qFormat/>
    <w:rsid w:val="00D306B0"/>
    <w:rPr>
      <w:b/>
      <w:bCs/>
    </w:rPr>
  </w:style>
  <w:style w:type="paragraph" w:customStyle="1" w:styleId="font-claude-response-body">
    <w:name w:val="font-claude-response-body"/>
    <w:basedOn w:val="Standard"/>
    <w:rsid w:val="00962A99"/>
    <w:pPr>
      <w:spacing w:before="100" w:beforeAutospacing="1" w:after="100" w:afterAutospacing="1"/>
    </w:pPr>
    <w:rPr>
      <w:sz w:val="24"/>
    </w:rPr>
  </w:style>
  <w:style w:type="paragraph" w:customStyle="1" w:styleId="whitespace-normal">
    <w:name w:val="whitespace-normal"/>
    <w:basedOn w:val="Standard"/>
    <w:rsid w:val="00962A99"/>
    <w:pPr>
      <w:spacing w:before="100" w:beforeAutospacing="1" w:after="100" w:afterAutospacing="1"/>
    </w:pPr>
    <w:rPr>
      <w:sz w:val="24"/>
    </w:rPr>
  </w:style>
  <w:style w:type="character" w:styleId="NichtaufgelsteErwhnung">
    <w:name w:val="Unresolved Mention"/>
    <w:basedOn w:val="Absatz-Standardschriftart"/>
    <w:uiPriority w:val="99"/>
    <w:semiHidden/>
    <w:unhideWhenUsed/>
    <w:rsid w:val="00D56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oi.org/10.1109/EDOCW.2006.3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2026-02-27T00:00:00</PublishDate>
  <Abstract/>
  <CompanyAddress>Stuttgart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A9D90D-BA94-8F4A-95F3-C5C9E0A54E24}">
  <ds:schemaRefs>
    <ds:schemaRef ds:uri="http://schemas.openxmlformats.org/officeDocument/2006/bibliography"/>
  </ds:schemaRefs>
</ds:datastoreItem>
</file>

<file path=docMetadata/LabelInfo.xml><?xml version="1.0" encoding="utf-8"?>
<clbl:labelList xmlns:clbl="http://schemas.microsoft.com/office/2020/mipLabelMetadata">
  <clbl:label id="{14dc4628-c895-4371-8581-ad405e260836}" enabled="0" method="" siteId="{14dc4628-c895-4371-8581-ad405e26083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4479</Words>
  <Characters>28222</Characters>
  <Application>Microsoft Office Word</Application>
  <DocSecurity>0</DocSecurity>
  <Lines>235</Lines>
  <Paragraphs>65</Paragraphs>
  <ScaleCrop>false</ScaleCrop>
  <HeadingPairs>
    <vt:vector size="2" baseType="variant">
      <vt:variant>
        <vt:lpstr>Titel</vt:lpstr>
      </vt:variant>
      <vt:variant>
        <vt:i4>1</vt:i4>
      </vt:variant>
    </vt:vector>
  </HeadingPairs>
  <TitlesOfParts>
    <vt:vector size="1" baseType="lpstr">
      <vt:lpstr>Exposé zur Masterarbeit</vt:lpstr>
    </vt:vector>
  </TitlesOfParts>
  <Company>SRH FERNHOCHSCHULE</Company>
  <LinksUpToDate>false</LinksUpToDate>
  <CharactersWithSpaces>32636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zur Masterarbeit</dc:title>
  <dc:creator>MUSTAFA DEMIR</dc:creator>
  <cp:lastModifiedBy>Demir, Mustafa (SRH Fernhochschule Student)</cp:lastModifiedBy>
  <cp:revision>7</cp:revision>
  <dcterms:created xsi:type="dcterms:W3CDTF">2026-02-27T20:34:00Z</dcterms:created>
  <dcterms:modified xsi:type="dcterms:W3CDTF">2026-02-28T02:02:00Z</dcterms:modified>
</cp:coreProperties>
</file>