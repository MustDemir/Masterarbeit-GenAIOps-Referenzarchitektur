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05566872"/>
        <w:docPartObj>
          <w:docPartGallery w:val="Cover Pages"/>
          <w:docPartUnique/>
        </w:docPartObj>
      </w:sdtPr>
      <w:sdtEndPr/>
      <w:sdtContent>
        <w:p w14:paraId="52CCEE1E" w14:textId="77777777" w:rsidR="001008D5" w:rsidRDefault="0088714A" w:rsidP="001008D5">
          <w:r>
            <w:rPr>
              <w:noProof/>
            </w:rPr>
            <mc:AlternateContent>
              <mc:Choice Requires="wpg">
                <w:drawing>
                  <wp:anchor distT="0" distB="0" distL="114300" distR="114300" simplePos="0" relativeHeight="251658240" behindDoc="1" locked="0" layoutInCell="1" allowOverlap="1" wp14:anchorId="0FC7899D" wp14:editId="01EEB4E5">
                    <wp:simplePos x="0" y="0"/>
                    <wp:positionH relativeFrom="margin">
                      <wp:posOffset>-817677</wp:posOffset>
                    </wp:positionH>
                    <wp:positionV relativeFrom="page">
                      <wp:posOffset>481330</wp:posOffset>
                    </wp:positionV>
                    <wp:extent cx="6858000" cy="7068185"/>
                    <wp:effectExtent l="0" t="0" r="3810" b="0"/>
                    <wp:wrapNone/>
                    <wp:docPr id="125" name="Gruppe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185"/>
                              <a:chOff x="0" y="0"/>
                              <a:chExt cx="5561330" cy="5404485"/>
                            </a:xfrm>
                          </wpg:grpSpPr>
                          <wps:wsp>
                            <wps:cNvPr id="126" name="Freihand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45AE1972" w14:textId="77777777" w:rsidR="00D54433" w:rsidRDefault="00D54433" w:rsidP="00D54433">
                                  <w:pPr>
                                    <w:rPr>
                                      <w:color w:val="FFFFFF" w:themeColor="background1"/>
                                      <w:sz w:val="72"/>
                                      <w:szCs w:val="72"/>
                                    </w:rPr>
                                  </w:pPr>
                                </w:p>
                                <w:p w14:paraId="4312F3FE" w14:textId="77777777" w:rsidR="00D54433" w:rsidRPr="0082225D" w:rsidRDefault="00F406D3" w:rsidP="0088714A">
                                  <w:pPr>
                                    <w:ind w:left="-709" w:right="-1021"/>
                                    <w:jc w:val="center"/>
                                    <w:rPr>
                                      <w:b/>
                                      <w:bCs/>
                                      <w:color w:val="FFFFFF" w:themeColor="background1"/>
                                      <w:sz w:val="32"/>
                                      <w:szCs w:val="32"/>
                                    </w:rPr>
                                  </w:pPr>
                                  <w:sdt>
                                    <w:sdtPr>
                                      <w:rPr>
                                        <w:color w:val="FFFFFF" w:themeColor="background1"/>
                                        <w:sz w:val="72"/>
                                        <w:szCs w:val="72"/>
                                      </w:rPr>
                                      <w:alias w:val="Titel"/>
                                      <w:tag w:val=""/>
                                      <w:id w:val="-1428190320"/>
                                      <w:dataBinding w:prefixMappings="xmlns:ns0='http://purl.org/dc/elements/1.1/' xmlns:ns1='http://schemas.openxmlformats.org/package/2006/metadata/core-properties' " w:xpath="/ns1:coreProperties[1]/ns0:title[1]" w:storeItemID="{6C3C8BC8-F283-45AE-878A-BAB7291924A1}"/>
                                      <w:text/>
                                    </w:sdtPr>
                                    <w:sdtEndPr/>
                                    <w:sdtContent>
                                      <w:proofErr w:type="gramStart"/>
                                      <w:r w:rsidR="008F76D8">
                                        <w:rPr>
                                          <w:color w:val="FFFFFF" w:themeColor="background1"/>
                                          <w:sz w:val="72"/>
                                          <w:szCs w:val="72"/>
                                        </w:rPr>
                                        <w:t>Exposé</w:t>
                                      </w:r>
                                      <w:proofErr w:type="gramEnd"/>
                                      <w:r w:rsidR="008F76D8">
                                        <w:rPr>
                                          <w:color w:val="FFFFFF" w:themeColor="background1"/>
                                          <w:sz w:val="72"/>
                                          <w:szCs w:val="72"/>
                                        </w:rPr>
                                        <w:t xml:space="preserve"> zur Masterarbeit</w:t>
                                      </w:r>
                                    </w:sdtContent>
                                  </w:sdt>
                                </w:p>
                                <w:p w14:paraId="49273F59" w14:textId="77777777" w:rsidR="001008D5" w:rsidRPr="0082225D" w:rsidRDefault="001008D5" w:rsidP="001008D5">
                                  <w:pPr>
                                    <w:jc w:val="center"/>
                                    <w:rPr>
                                      <w:b/>
                                      <w:bCs/>
                                      <w:color w:val="FFFFFF" w:themeColor="background1"/>
                                      <w:sz w:val="32"/>
                                      <w:szCs w:val="32"/>
                                    </w:rPr>
                                  </w:pPr>
                                </w:p>
                                <w:p w14:paraId="01B61EA4" w14:textId="77777777" w:rsidR="001008D5" w:rsidRPr="0082225D" w:rsidRDefault="001008D5" w:rsidP="001008D5">
                                  <w:pPr>
                                    <w:jc w:val="center"/>
                                    <w:rPr>
                                      <w:b/>
                                      <w:bCs/>
                                      <w:color w:val="FFFFFF" w:themeColor="background1"/>
                                      <w:sz w:val="32"/>
                                      <w:szCs w:val="32"/>
                                    </w:rPr>
                                  </w:pPr>
                                </w:p>
                                <w:p w14:paraId="42C21CDF" w14:textId="77777777" w:rsidR="001008D5" w:rsidRPr="0082225D" w:rsidRDefault="001008D5" w:rsidP="001008D5">
                                  <w:pPr>
                                    <w:jc w:val="center"/>
                                    <w:rPr>
                                      <w:b/>
                                      <w:bCs/>
                                      <w:color w:val="FFFFFF" w:themeColor="background1"/>
                                      <w:sz w:val="32"/>
                                      <w:szCs w:val="32"/>
                                    </w:rPr>
                                  </w:pPr>
                                </w:p>
                                <w:p w14:paraId="2BDA5FB2" w14:textId="77777777" w:rsidR="001008D5" w:rsidRPr="0082225D" w:rsidRDefault="001008D5" w:rsidP="001008D5">
                                  <w:pPr>
                                    <w:jc w:val="center"/>
                                    <w:rPr>
                                      <w:b/>
                                      <w:bCs/>
                                      <w:color w:val="FFFFFF" w:themeColor="background1"/>
                                      <w:sz w:val="32"/>
                                      <w:szCs w:val="32"/>
                                    </w:rPr>
                                  </w:pPr>
                                </w:p>
                                <w:p w14:paraId="7396017C" w14:textId="77777777" w:rsidR="00D54433" w:rsidRDefault="00D54433" w:rsidP="00D54433">
                                  <w:pPr>
                                    <w:ind w:right="-1205"/>
                                    <w:rPr>
                                      <w:b/>
                                      <w:bCs/>
                                      <w:color w:val="FFFFFF" w:themeColor="background1"/>
                                      <w:sz w:val="32"/>
                                      <w:szCs w:val="32"/>
                                    </w:rPr>
                                  </w:pPr>
                                </w:p>
                                <w:p w14:paraId="5CC3D95F" w14:textId="77777777" w:rsidR="00D54433" w:rsidRDefault="00D54433" w:rsidP="00D54433">
                                  <w:pPr>
                                    <w:ind w:right="-1205"/>
                                    <w:rPr>
                                      <w:b/>
                                      <w:bCs/>
                                      <w:color w:val="FFFFFF" w:themeColor="background1"/>
                                      <w:sz w:val="32"/>
                                      <w:szCs w:val="32"/>
                                    </w:rPr>
                                  </w:pPr>
                                </w:p>
                                <w:p w14:paraId="6BB39A0A" w14:textId="77777777" w:rsidR="00F406D3" w:rsidRDefault="001008D5" w:rsidP="00FC2FC8">
                                  <w:pPr>
                                    <w:ind w:left="-993" w:right="-1205"/>
                                    <w:jc w:val="center"/>
                                    <w:rPr>
                                      <w:color w:val="FFFFFF" w:themeColor="background1"/>
                                      <w:sz w:val="28"/>
                                      <w:szCs w:val="28"/>
                                    </w:rPr>
                                  </w:pPr>
                                  <w:r>
                                    <w:rPr>
                                      <w:color w:val="FFFFFF" w:themeColor="background1"/>
                                      <w:sz w:val="28"/>
                                      <w:szCs w:val="28"/>
                                    </w:rPr>
                                    <w:t xml:space="preserve">Cloud-native Referenzarchitektur für </w:t>
                                  </w:r>
                                  <w:proofErr w:type="spellStart"/>
                                  <w:r>
                                    <w:rPr>
                                      <w:color w:val="FFFFFF" w:themeColor="background1"/>
                                      <w:sz w:val="28"/>
                                      <w:szCs w:val="28"/>
                                    </w:rPr>
                                    <w:t>GenAIOps</w:t>
                                  </w:r>
                                  <w:proofErr w:type="spellEnd"/>
                                  <w:r>
                                    <w:rPr>
                                      <w:color w:val="FFFFFF" w:themeColor="background1"/>
                                      <w:sz w:val="28"/>
                                      <w:szCs w:val="28"/>
                                    </w:rPr>
                                    <w:t xml:space="preserve"> mit Quality-Gate-Kontrollsystem zur </w:t>
                                  </w:r>
                                  <w:proofErr w:type="spellStart"/>
                                  <w:r>
                                    <w:rPr>
                                      <w:color w:val="FFFFFF" w:themeColor="background1"/>
                                      <w:sz w:val="28"/>
                                      <w:szCs w:val="28"/>
                                    </w:rPr>
                                    <w:t>lifecycle</w:t>
                                  </w:r>
                                  <w:proofErr w:type="spellEnd"/>
                                  <w:r>
                                    <w:rPr>
                                      <w:color w:val="FFFFFF" w:themeColor="background1"/>
                                      <w:sz w:val="28"/>
                                      <w:szCs w:val="28"/>
                                    </w:rPr>
                                    <w:t>-integrierten Operationalisierung regulatorischer, technischer und strategischer Anforderungen</w:t>
                                  </w:r>
                                  <w:r w:rsidR="00781009">
                                    <w:rPr>
                                      <w:color w:val="FFFFFF" w:themeColor="background1"/>
                                      <w:sz w:val="28"/>
                                      <w:szCs w:val="28"/>
                                    </w:rPr>
                                    <w:t xml:space="preserve"> – </w:t>
                                  </w:r>
                                </w:p>
                                <w:p w14:paraId="6076FDEE" w14:textId="732EF681" w:rsidR="001008D5" w:rsidRPr="0082225D" w:rsidRDefault="00781009" w:rsidP="00FC2FC8">
                                  <w:pPr>
                                    <w:ind w:left="-993" w:right="-1205"/>
                                    <w:jc w:val="center"/>
                                    <w:rPr>
                                      <w:color w:val="FFFFFF" w:themeColor="background1"/>
                                      <w:sz w:val="28"/>
                                      <w:szCs w:val="28"/>
                                    </w:rPr>
                                  </w:pPr>
                                  <w:r>
                                    <w:rPr>
                                      <w:color w:val="FFFFFF" w:themeColor="background1"/>
                                      <w:sz w:val="28"/>
                                      <w:szCs w:val="28"/>
                                    </w:rPr>
                                    <w:t>auf Basis des EU AI ACT</w:t>
                                  </w:r>
                                </w:p>
                                <w:p w14:paraId="4FF88D4B" w14:textId="77777777" w:rsidR="001008D5" w:rsidRPr="0082225D" w:rsidRDefault="001008D5" w:rsidP="00D54433">
                                  <w:pPr>
                                    <w:jc w:val="center"/>
                                    <w:rPr>
                                      <w:b/>
                                      <w:bCs/>
                                      <w:color w:val="FFFFFF" w:themeColor="background1"/>
                                      <w:sz w:val="32"/>
                                      <w:szCs w:val="32"/>
                                    </w:rPr>
                                  </w:pPr>
                                </w:p>
                                <w:p w14:paraId="0D515D6D" w14:textId="77777777" w:rsidR="001008D5" w:rsidRPr="0082225D" w:rsidRDefault="001008D5" w:rsidP="001008D5">
                                  <w:pPr>
                                    <w:jc w:val="center"/>
                                    <w:rPr>
                                      <w:b/>
                                      <w:bCs/>
                                      <w:color w:val="FFFFFF" w:themeColor="background1"/>
                                      <w:sz w:val="32"/>
                                      <w:szCs w:val="32"/>
                                    </w:rPr>
                                  </w:pPr>
                                </w:p>
                                <w:p w14:paraId="0579D6A6" w14:textId="77777777" w:rsidR="001008D5" w:rsidRPr="0082225D" w:rsidRDefault="001008D5" w:rsidP="001008D5">
                                  <w:pPr>
                                    <w:jc w:val="center"/>
                                    <w:rPr>
                                      <w:b/>
                                      <w:bCs/>
                                      <w:color w:val="FFFFFF" w:themeColor="background1"/>
                                      <w:sz w:val="32"/>
                                      <w:szCs w:val="32"/>
                                    </w:rPr>
                                  </w:pPr>
                                </w:p>
                                <w:p w14:paraId="2E2C4CB0" w14:textId="77777777" w:rsidR="001008D5" w:rsidRPr="0082225D" w:rsidRDefault="001008D5" w:rsidP="001008D5">
                                  <w:pPr>
                                    <w:jc w:val="center"/>
                                    <w:rPr>
                                      <w:b/>
                                      <w:bCs/>
                                      <w:color w:val="FFFFFF" w:themeColor="background1"/>
                                      <w:sz w:val="32"/>
                                      <w:szCs w:val="32"/>
                                    </w:rPr>
                                  </w:pPr>
                                </w:p>
                                <w:p w14:paraId="7486C01F" w14:textId="77777777" w:rsidR="001008D5" w:rsidRPr="0082225D" w:rsidRDefault="001008D5" w:rsidP="001008D5">
                                  <w:pPr>
                                    <w:jc w:val="center"/>
                                    <w:rPr>
                                      <w:b/>
                                      <w:bCs/>
                                      <w:color w:val="FFFFFF" w:themeColor="background1"/>
                                      <w:sz w:val="32"/>
                                      <w:szCs w:val="32"/>
                                    </w:rPr>
                                  </w:pPr>
                                </w:p>
                                <w:p w14:paraId="70854A56" w14:textId="77777777" w:rsidR="001008D5" w:rsidRPr="0082225D" w:rsidRDefault="001008D5" w:rsidP="001008D5">
                                  <w:pPr>
                                    <w:jc w:val="center"/>
                                    <w:rPr>
                                      <w:b/>
                                      <w:bCs/>
                                      <w:color w:val="FFFFFF" w:themeColor="background1"/>
                                      <w:sz w:val="32"/>
                                      <w:szCs w:val="32"/>
                                    </w:rPr>
                                  </w:pPr>
                                </w:p>
                                <w:p w14:paraId="4481C6CB" w14:textId="77777777" w:rsidR="001008D5" w:rsidRPr="0082225D" w:rsidRDefault="001008D5" w:rsidP="001008D5">
                                  <w:pPr>
                                    <w:jc w:val="center"/>
                                    <w:rPr>
                                      <w:b/>
                                      <w:bCs/>
                                      <w:color w:val="FFFFFF" w:themeColor="background1"/>
                                      <w:sz w:val="32"/>
                                      <w:szCs w:val="32"/>
                                    </w:rPr>
                                  </w:pPr>
                                </w:p>
                                <w:p w14:paraId="41B435D5" w14:textId="77777777" w:rsidR="001008D5" w:rsidRPr="0082225D" w:rsidRDefault="001008D5" w:rsidP="001008D5">
                                  <w:pPr>
                                    <w:jc w:val="center"/>
                                    <w:rPr>
                                      <w:b/>
                                      <w:bCs/>
                                      <w:color w:val="FFFFFF" w:themeColor="background1"/>
                                      <w:sz w:val="32"/>
                                      <w:szCs w:val="32"/>
                                    </w:rPr>
                                  </w:pPr>
                                </w:p>
                                <w:p w14:paraId="39820F49" w14:textId="77777777" w:rsidR="001008D5" w:rsidRPr="0082225D" w:rsidRDefault="001008D5" w:rsidP="001008D5">
                                  <w:pPr>
                                    <w:jc w:val="center"/>
                                    <w:rPr>
                                      <w:b/>
                                      <w:bCs/>
                                      <w:color w:val="FFFFFF" w:themeColor="background1"/>
                                      <w:sz w:val="32"/>
                                      <w:szCs w:val="32"/>
                                    </w:rPr>
                                  </w:pPr>
                                </w:p>
                                <w:p w14:paraId="4D91345E" w14:textId="77777777" w:rsidR="001008D5" w:rsidRPr="0082225D" w:rsidRDefault="001008D5" w:rsidP="001008D5">
                                  <w:pPr>
                                    <w:jc w:val="center"/>
                                    <w:rPr>
                                      <w:b/>
                                      <w:bCs/>
                                      <w:color w:val="FFFFFF" w:themeColor="background1"/>
                                      <w:sz w:val="32"/>
                                      <w:szCs w:val="32"/>
                                    </w:rPr>
                                  </w:pPr>
                                </w:p>
                                <w:p w14:paraId="5692D39D" w14:textId="77777777" w:rsidR="001008D5" w:rsidRPr="0082225D" w:rsidRDefault="001008D5" w:rsidP="001008D5">
                                  <w:pPr>
                                    <w:jc w:val="center"/>
                                    <w:rPr>
                                      <w:b/>
                                      <w:bCs/>
                                      <w:color w:val="FFFFFF" w:themeColor="background1"/>
                                      <w:sz w:val="32"/>
                                      <w:szCs w:val="32"/>
                                    </w:rPr>
                                  </w:pPr>
                                </w:p>
                                <w:p w14:paraId="59CD033A" w14:textId="77777777" w:rsidR="001008D5" w:rsidRPr="0082225D" w:rsidRDefault="001008D5" w:rsidP="001008D5">
                                  <w:pPr>
                                    <w:jc w:val="center"/>
                                    <w:rPr>
                                      <w:b/>
                                      <w:bCs/>
                                      <w:color w:val="FFFFFF" w:themeColor="background1"/>
                                      <w:sz w:val="32"/>
                                      <w:szCs w:val="32"/>
                                    </w:rPr>
                                  </w:pPr>
                                </w:p>
                                <w:p w14:paraId="2901B611" w14:textId="77777777" w:rsidR="001008D5" w:rsidRPr="00AE3A64" w:rsidRDefault="001008D5" w:rsidP="001008D5">
                                  <w:pPr>
                                    <w:jc w:val="center"/>
                                    <w:rPr>
                                      <w:color w:val="FFFFFF" w:themeColor="background1"/>
                                      <w:sz w:val="32"/>
                                      <w:szCs w:val="32"/>
                                    </w:rPr>
                                  </w:pPr>
                                </w:p>
                                <w:p w14:paraId="41B27687" w14:textId="77777777" w:rsidR="001008D5" w:rsidRPr="0082225D" w:rsidRDefault="001008D5" w:rsidP="001008D5">
                                  <w:pPr>
                                    <w:jc w:val="center"/>
                                    <w:rPr>
                                      <w:color w:val="FFFFFF" w:themeColor="background1"/>
                                      <w:sz w:val="72"/>
                                      <w:szCs w:val="72"/>
                                    </w:rPr>
                                  </w:pPr>
                                </w:p>
                              </w:txbxContent>
                            </wps:txbx>
                            <wps:bodyPr rot="0" vert="horz" wrap="square" lIns="914400" tIns="1097280" rIns="1097280" bIns="1097280" anchor="b" anchorCtr="0" upright="1">
                              <a:noAutofit/>
                            </wps:bodyPr>
                          </wps:wsp>
                          <wps:wsp>
                            <wps:cNvPr id="127" name="Freihand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FC7899D" id="Gruppe 125" o:spid="_x0000_s1026" style="position:absolute;margin-left:-64.4pt;margin-top:37.9pt;width:540pt;height:556.55pt;z-index:-251658240;mso-width-percent:1154;mso-height-percent:670;mso-position-horizontal-relative:margin;mso-position-vertical-relative:page;mso-width-percent:1154;mso-height-percent:670;mso-width-relative:margin" coordsize="55613,540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">
                    <o:lock v:ext="edit" aspectratio="t"/>
                    <v:shape id="Freihandform 10" o:spid="_x0000_s1027" style="position:absolute;width:55575;height:54044;visibility:visible;mso-wrap-style:square;v-text-anchor:bottom" coordsize="720,7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&#13;&#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45AE1972" w14:textId="77777777" w:rsidR="00D54433" w:rsidRDefault="00D54433" w:rsidP="00D54433">
                            <w:pPr>
                              <w:rPr>
                                <w:color w:val="FFFFFF" w:themeColor="background1"/>
                                <w:sz w:val="72"/>
                                <w:szCs w:val="72"/>
                              </w:rPr>
                            </w:pPr>
                          </w:p>
                          <w:p w14:paraId="4312F3FE" w14:textId="77777777" w:rsidR="00D54433" w:rsidRPr="0082225D" w:rsidRDefault="00F406D3" w:rsidP="0088714A">
                            <w:pPr>
                              <w:ind w:left="-709" w:right="-1021"/>
                              <w:jc w:val="center"/>
                              <w:rPr>
                                <w:b/>
                                <w:bCs/>
                                <w:color w:val="FFFFFF" w:themeColor="background1"/>
                                <w:sz w:val="32"/>
                                <w:szCs w:val="32"/>
                              </w:rPr>
                            </w:pPr>
                            <w:sdt>
                              <w:sdtPr>
                                <w:rPr>
                                  <w:color w:val="FFFFFF" w:themeColor="background1"/>
                                  <w:sz w:val="72"/>
                                  <w:szCs w:val="72"/>
                                </w:rPr>
                                <w:alias w:val="Titel"/>
                                <w:tag w:val=""/>
                                <w:id w:val="-1428190320"/>
                                <w:dataBinding w:prefixMappings="xmlns:ns0='http://purl.org/dc/elements/1.1/' xmlns:ns1='http://schemas.openxmlformats.org/package/2006/metadata/core-properties' " w:xpath="/ns1:coreProperties[1]/ns0:title[1]" w:storeItemID="{6C3C8BC8-F283-45AE-878A-BAB7291924A1}"/>
                                <w:text/>
                              </w:sdtPr>
                              <w:sdtEndPr/>
                              <w:sdtContent>
                                <w:proofErr w:type="gramStart"/>
                                <w:r w:rsidR="008F76D8">
                                  <w:rPr>
                                    <w:color w:val="FFFFFF" w:themeColor="background1"/>
                                    <w:sz w:val="72"/>
                                    <w:szCs w:val="72"/>
                                  </w:rPr>
                                  <w:t>Exposé</w:t>
                                </w:r>
                                <w:proofErr w:type="gramEnd"/>
                                <w:r w:rsidR="008F76D8">
                                  <w:rPr>
                                    <w:color w:val="FFFFFF" w:themeColor="background1"/>
                                    <w:sz w:val="72"/>
                                    <w:szCs w:val="72"/>
                                  </w:rPr>
                                  <w:t xml:space="preserve"> zur Masterarbeit</w:t>
                                </w:r>
                              </w:sdtContent>
                            </w:sdt>
                          </w:p>
                          <w:p w14:paraId="49273F59" w14:textId="77777777" w:rsidR="001008D5" w:rsidRPr="0082225D" w:rsidRDefault="001008D5" w:rsidP="001008D5">
                            <w:pPr>
                              <w:jc w:val="center"/>
                              <w:rPr>
                                <w:b/>
                                <w:bCs/>
                                <w:color w:val="FFFFFF" w:themeColor="background1"/>
                                <w:sz w:val="32"/>
                                <w:szCs w:val="32"/>
                              </w:rPr>
                            </w:pPr>
                          </w:p>
                          <w:p w14:paraId="01B61EA4" w14:textId="77777777" w:rsidR="001008D5" w:rsidRPr="0082225D" w:rsidRDefault="001008D5" w:rsidP="001008D5">
                            <w:pPr>
                              <w:jc w:val="center"/>
                              <w:rPr>
                                <w:b/>
                                <w:bCs/>
                                <w:color w:val="FFFFFF" w:themeColor="background1"/>
                                <w:sz w:val="32"/>
                                <w:szCs w:val="32"/>
                              </w:rPr>
                            </w:pPr>
                          </w:p>
                          <w:p w14:paraId="42C21CDF" w14:textId="77777777" w:rsidR="001008D5" w:rsidRPr="0082225D" w:rsidRDefault="001008D5" w:rsidP="001008D5">
                            <w:pPr>
                              <w:jc w:val="center"/>
                              <w:rPr>
                                <w:b/>
                                <w:bCs/>
                                <w:color w:val="FFFFFF" w:themeColor="background1"/>
                                <w:sz w:val="32"/>
                                <w:szCs w:val="32"/>
                              </w:rPr>
                            </w:pPr>
                          </w:p>
                          <w:p w14:paraId="2BDA5FB2" w14:textId="77777777" w:rsidR="001008D5" w:rsidRPr="0082225D" w:rsidRDefault="001008D5" w:rsidP="001008D5">
                            <w:pPr>
                              <w:jc w:val="center"/>
                              <w:rPr>
                                <w:b/>
                                <w:bCs/>
                                <w:color w:val="FFFFFF" w:themeColor="background1"/>
                                <w:sz w:val="32"/>
                                <w:szCs w:val="32"/>
                              </w:rPr>
                            </w:pPr>
                          </w:p>
                          <w:p w14:paraId="7396017C" w14:textId="77777777" w:rsidR="00D54433" w:rsidRDefault="00D54433" w:rsidP="00D54433">
                            <w:pPr>
                              <w:ind w:right="-1205"/>
                              <w:rPr>
                                <w:b/>
                                <w:bCs/>
                                <w:color w:val="FFFFFF" w:themeColor="background1"/>
                                <w:sz w:val="32"/>
                                <w:szCs w:val="32"/>
                              </w:rPr>
                            </w:pPr>
                          </w:p>
                          <w:p w14:paraId="5CC3D95F" w14:textId="77777777" w:rsidR="00D54433" w:rsidRDefault="00D54433" w:rsidP="00D54433">
                            <w:pPr>
                              <w:ind w:right="-1205"/>
                              <w:rPr>
                                <w:b/>
                                <w:bCs/>
                                <w:color w:val="FFFFFF" w:themeColor="background1"/>
                                <w:sz w:val="32"/>
                                <w:szCs w:val="32"/>
                              </w:rPr>
                            </w:pPr>
                          </w:p>
                          <w:p w14:paraId="6BB39A0A" w14:textId="77777777" w:rsidR="00F406D3" w:rsidRDefault="001008D5" w:rsidP="00FC2FC8">
                            <w:pPr>
                              <w:ind w:left="-993" w:right="-1205"/>
                              <w:jc w:val="center"/>
                              <w:rPr>
                                <w:color w:val="FFFFFF" w:themeColor="background1"/>
                                <w:sz w:val="28"/>
                                <w:szCs w:val="28"/>
                              </w:rPr>
                            </w:pPr>
                            <w:r>
                              <w:rPr>
                                <w:color w:val="FFFFFF" w:themeColor="background1"/>
                                <w:sz w:val="28"/>
                                <w:szCs w:val="28"/>
                              </w:rPr>
                              <w:t xml:space="preserve">Cloud-native Referenzarchitektur für </w:t>
                            </w:r>
                            <w:proofErr w:type="spellStart"/>
                            <w:r>
                              <w:rPr>
                                <w:color w:val="FFFFFF" w:themeColor="background1"/>
                                <w:sz w:val="28"/>
                                <w:szCs w:val="28"/>
                              </w:rPr>
                              <w:t>GenAIOps</w:t>
                            </w:r>
                            <w:proofErr w:type="spellEnd"/>
                            <w:r>
                              <w:rPr>
                                <w:color w:val="FFFFFF" w:themeColor="background1"/>
                                <w:sz w:val="28"/>
                                <w:szCs w:val="28"/>
                              </w:rPr>
                              <w:t xml:space="preserve"> mit Quality-Gate-Kontrollsystem zur </w:t>
                            </w:r>
                            <w:proofErr w:type="spellStart"/>
                            <w:r>
                              <w:rPr>
                                <w:color w:val="FFFFFF" w:themeColor="background1"/>
                                <w:sz w:val="28"/>
                                <w:szCs w:val="28"/>
                              </w:rPr>
                              <w:t>lifecycle</w:t>
                            </w:r>
                            <w:proofErr w:type="spellEnd"/>
                            <w:r>
                              <w:rPr>
                                <w:color w:val="FFFFFF" w:themeColor="background1"/>
                                <w:sz w:val="28"/>
                                <w:szCs w:val="28"/>
                              </w:rPr>
                              <w:t>-integrierten Operationalisierung regulatorischer, technischer und strategischer Anforderungen</w:t>
                            </w:r>
                            <w:r w:rsidR="00781009">
                              <w:rPr>
                                <w:color w:val="FFFFFF" w:themeColor="background1"/>
                                <w:sz w:val="28"/>
                                <w:szCs w:val="28"/>
                              </w:rPr>
                              <w:t xml:space="preserve"> – </w:t>
                            </w:r>
                          </w:p>
                          <w:p w14:paraId="6076FDEE" w14:textId="732EF681" w:rsidR="001008D5" w:rsidRPr="0082225D" w:rsidRDefault="00781009" w:rsidP="00FC2FC8">
                            <w:pPr>
                              <w:ind w:left="-993" w:right="-1205"/>
                              <w:jc w:val="center"/>
                              <w:rPr>
                                <w:color w:val="FFFFFF" w:themeColor="background1"/>
                                <w:sz w:val="28"/>
                                <w:szCs w:val="28"/>
                              </w:rPr>
                            </w:pPr>
                            <w:r>
                              <w:rPr>
                                <w:color w:val="FFFFFF" w:themeColor="background1"/>
                                <w:sz w:val="28"/>
                                <w:szCs w:val="28"/>
                              </w:rPr>
                              <w:t>auf Basis des EU AI ACT</w:t>
                            </w:r>
                          </w:p>
                          <w:p w14:paraId="4FF88D4B" w14:textId="77777777" w:rsidR="001008D5" w:rsidRPr="0082225D" w:rsidRDefault="001008D5" w:rsidP="00D54433">
                            <w:pPr>
                              <w:jc w:val="center"/>
                              <w:rPr>
                                <w:b/>
                                <w:bCs/>
                                <w:color w:val="FFFFFF" w:themeColor="background1"/>
                                <w:sz w:val="32"/>
                                <w:szCs w:val="32"/>
                              </w:rPr>
                            </w:pPr>
                          </w:p>
                          <w:p w14:paraId="0D515D6D" w14:textId="77777777" w:rsidR="001008D5" w:rsidRPr="0082225D" w:rsidRDefault="001008D5" w:rsidP="001008D5">
                            <w:pPr>
                              <w:jc w:val="center"/>
                              <w:rPr>
                                <w:b/>
                                <w:bCs/>
                                <w:color w:val="FFFFFF" w:themeColor="background1"/>
                                <w:sz w:val="32"/>
                                <w:szCs w:val="32"/>
                              </w:rPr>
                            </w:pPr>
                          </w:p>
                          <w:p w14:paraId="0579D6A6" w14:textId="77777777" w:rsidR="001008D5" w:rsidRPr="0082225D" w:rsidRDefault="001008D5" w:rsidP="001008D5">
                            <w:pPr>
                              <w:jc w:val="center"/>
                              <w:rPr>
                                <w:b/>
                                <w:bCs/>
                                <w:color w:val="FFFFFF" w:themeColor="background1"/>
                                <w:sz w:val="32"/>
                                <w:szCs w:val="32"/>
                              </w:rPr>
                            </w:pPr>
                          </w:p>
                          <w:p w14:paraId="2E2C4CB0" w14:textId="77777777" w:rsidR="001008D5" w:rsidRPr="0082225D" w:rsidRDefault="001008D5" w:rsidP="001008D5">
                            <w:pPr>
                              <w:jc w:val="center"/>
                              <w:rPr>
                                <w:b/>
                                <w:bCs/>
                                <w:color w:val="FFFFFF" w:themeColor="background1"/>
                                <w:sz w:val="32"/>
                                <w:szCs w:val="32"/>
                              </w:rPr>
                            </w:pPr>
                          </w:p>
                          <w:p w14:paraId="7486C01F" w14:textId="77777777" w:rsidR="001008D5" w:rsidRPr="0082225D" w:rsidRDefault="001008D5" w:rsidP="001008D5">
                            <w:pPr>
                              <w:jc w:val="center"/>
                              <w:rPr>
                                <w:b/>
                                <w:bCs/>
                                <w:color w:val="FFFFFF" w:themeColor="background1"/>
                                <w:sz w:val="32"/>
                                <w:szCs w:val="32"/>
                              </w:rPr>
                            </w:pPr>
                          </w:p>
                          <w:p w14:paraId="70854A56" w14:textId="77777777" w:rsidR="001008D5" w:rsidRPr="0082225D" w:rsidRDefault="001008D5" w:rsidP="001008D5">
                            <w:pPr>
                              <w:jc w:val="center"/>
                              <w:rPr>
                                <w:b/>
                                <w:bCs/>
                                <w:color w:val="FFFFFF" w:themeColor="background1"/>
                                <w:sz w:val="32"/>
                                <w:szCs w:val="32"/>
                              </w:rPr>
                            </w:pPr>
                          </w:p>
                          <w:p w14:paraId="4481C6CB" w14:textId="77777777" w:rsidR="001008D5" w:rsidRPr="0082225D" w:rsidRDefault="001008D5" w:rsidP="001008D5">
                            <w:pPr>
                              <w:jc w:val="center"/>
                              <w:rPr>
                                <w:b/>
                                <w:bCs/>
                                <w:color w:val="FFFFFF" w:themeColor="background1"/>
                                <w:sz w:val="32"/>
                                <w:szCs w:val="32"/>
                              </w:rPr>
                            </w:pPr>
                          </w:p>
                          <w:p w14:paraId="41B435D5" w14:textId="77777777" w:rsidR="001008D5" w:rsidRPr="0082225D" w:rsidRDefault="001008D5" w:rsidP="001008D5">
                            <w:pPr>
                              <w:jc w:val="center"/>
                              <w:rPr>
                                <w:b/>
                                <w:bCs/>
                                <w:color w:val="FFFFFF" w:themeColor="background1"/>
                                <w:sz w:val="32"/>
                                <w:szCs w:val="32"/>
                              </w:rPr>
                            </w:pPr>
                          </w:p>
                          <w:p w14:paraId="39820F49" w14:textId="77777777" w:rsidR="001008D5" w:rsidRPr="0082225D" w:rsidRDefault="001008D5" w:rsidP="001008D5">
                            <w:pPr>
                              <w:jc w:val="center"/>
                              <w:rPr>
                                <w:b/>
                                <w:bCs/>
                                <w:color w:val="FFFFFF" w:themeColor="background1"/>
                                <w:sz w:val="32"/>
                                <w:szCs w:val="32"/>
                              </w:rPr>
                            </w:pPr>
                          </w:p>
                          <w:p w14:paraId="4D91345E" w14:textId="77777777" w:rsidR="001008D5" w:rsidRPr="0082225D" w:rsidRDefault="001008D5" w:rsidP="001008D5">
                            <w:pPr>
                              <w:jc w:val="center"/>
                              <w:rPr>
                                <w:b/>
                                <w:bCs/>
                                <w:color w:val="FFFFFF" w:themeColor="background1"/>
                                <w:sz w:val="32"/>
                                <w:szCs w:val="32"/>
                              </w:rPr>
                            </w:pPr>
                          </w:p>
                          <w:p w14:paraId="5692D39D" w14:textId="77777777" w:rsidR="001008D5" w:rsidRPr="0082225D" w:rsidRDefault="001008D5" w:rsidP="001008D5">
                            <w:pPr>
                              <w:jc w:val="center"/>
                              <w:rPr>
                                <w:b/>
                                <w:bCs/>
                                <w:color w:val="FFFFFF" w:themeColor="background1"/>
                                <w:sz w:val="32"/>
                                <w:szCs w:val="32"/>
                              </w:rPr>
                            </w:pPr>
                          </w:p>
                          <w:p w14:paraId="59CD033A" w14:textId="77777777" w:rsidR="001008D5" w:rsidRPr="0082225D" w:rsidRDefault="001008D5" w:rsidP="001008D5">
                            <w:pPr>
                              <w:jc w:val="center"/>
                              <w:rPr>
                                <w:b/>
                                <w:bCs/>
                                <w:color w:val="FFFFFF" w:themeColor="background1"/>
                                <w:sz w:val="32"/>
                                <w:szCs w:val="32"/>
                              </w:rPr>
                            </w:pPr>
                          </w:p>
                          <w:p w14:paraId="2901B611" w14:textId="77777777" w:rsidR="001008D5" w:rsidRPr="00AE3A64" w:rsidRDefault="001008D5" w:rsidP="001008D5">
                            <w:pPr>
                              <w:jc w:val="center"/>
                              <w:rPr>
                                <w:color w:val="FFFFFF" w:themeColor="background1"/>
                                <w:sz w:val="32"/>
                                <w:szCs w:val="32"/>
                              </w:rPr>
                            </w:pPr>
                          </w:p>
                          <w:p w14:paraId="41B27687" w14:textId="77777777" w:rsidR="001008D5" w:rsidRPr="0082225D" w:rsidRDefault="001008D5" w:rsidP="001008D5">
                            <w:pPr>
                              <w:jc w:val="center"/>
                              <w:rPr>
                                <w:color w:val="FFFFFF" w:themeColor="background1"/>
                                <w:sz w:val="72"/>
                                <w:szCs w:val="72"/>
                              </w:rPr>
                            </w:pPr>
                          </w:p>
                        </w:txbxContent>
                      </v:textbox>
                    </v:shape>
                    <v:shape id="Freihandform 11" o:spid="_x0000_s1028" style="position:absolute;left:8763;top:47697;width:46850;height:5099;visibility:visible;mso-wrap-style:square;v-text-anchor:bottom" coordsize="60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&#13;&#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58241" behindDoc="0" locked="0" layoutInCell="1" allowOverlap="1" wp14:anchorId="79947272" wp14:editId="6020E994">
                    <wp:simplePos x="0" y="0"/>
                    <wp:positionH relativeFrom="margin">
                      <wp:posOffset>4416884</wp:posOffset>
                    </wp:positionH>
                    <wp:positionV relativeFrom="page">
                      <wp:posOffset>303530</wp:posOffset>
                    </wp:positionV>
                    <wp:extent cx="584835" cy="972185"/>
                    <wp:effectExtent l="0" t="0" r="0" b="5715"/>
                    <wp:wrapNone/>
                    <wp:docPr id="130" name="Rechteck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84835" cy="97218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EEB3B2" w14:textId="77777777" w:rsidR="002B5FA2" w:rsidRDefault="002B5FA2" w:rsidP="003172A9">
                                <w:pPr>
                                  <w:pStyle w:val="KeinLeerraum"/>
                                  <w:jc w:val="center"/>
                                  <w:rPr>
                                    <w:color w:val="FFFFFF" w:themeColor="background1"/>
                                    <w:sz w:val="24"/>
                                    <w:szCs w:val="24"/>
                                  </w:rPr>
                                </w:pPr>
                              </w:p>
                              <w:sdt>
                                <w:sdtPr>
                                  <w:rPr>
                                    <w:b/>
                                    <w:bCs/>
                                    <w:color w:val="FFFFFF" w:themeColor="background1"/>
                                  </w:rPr>
                                  <w:alias w:val="Jahr"/>
                                  <w:tag w:val=""/>
                                  <w:id w:val="1595126926"/>
                                  <w:dataBinding w:prefixMappings="xmlns:ns0='http://schemas.microsoft.com/office/2006/coverPageProps' " w:xpath="/ns0:CoverPageProperties[1]/ns0:PublishDate[1]" w:storeItemID="{55AF091B-3C7A-41E3-B477-F2FDAA23CFDA}"/>
                                  <w:date w:fullDate="2026-02-27T00:00:00Z">
                                    <w:dateFormat w:val="yyyy"/>
                                    <w:lid w:val="de-DE"/>
                                    <w:storeMappedDataAs w:val="dateTime"/>
                                    <w:calendar w:val="gregorian"/>
                                  </w:date>
                                </w:sdtPr>
                                <w:sdtEndPr/>
                                <w:sdtContent>
                                  <w:p w14:paraId="43708B41" w14:textId="77777777" w:rsidR="001008D5" w:rsidRPr="002B5FA2" w:rsidRDefault="002B5FA2" w:rsidP="003172A9">
                                    <w:pPr>
                                      <w:pStyle w:val="KeinLeerraum"/>
                                      <w:jc w:val="center"/>
                                      <w:rPr>
                                        <w:color w:val="FFFFFF" w:themeColor="background1"/>
                                      </w:rPr>
                                    </w:pPr>
                                    <w:r>
                                      <w:rPr>
                                        <w:b/>
                                        <w:bCs/>
                                        <w:color w:val="FFFFFF" w:themeColor="background1"/>
                                        <w:lang w:val="de-DE"/>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9947272" id="Rechteck 35" o:spid="_x0000_s1029" style="position:absolute;margin-left:347.8pt;margin-top:23.9pt;width:46.05pt;height:76.5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" fillcolor="#156082 [3204]" stroked="f" strokeweight="1.5pt">
                    <o:lock v:ext="edit" aspectratio="t"/>
                    <v:textbox inset="3.6pt,,3.6pt">
                      <w:txbxContent>
                        <w:p w14:paraId="3FEEB3B2" w14:textId="77777777" w:rsidR="002B5FA2" w:rsidRDefault="002B5FA2" w:rsidP="003172A9">
                          <w:pPr>
                            <w:pStyle w:val="KeinLeerraum"/>
                            <w:jc w:val="center"/>
                            <w:rPr>
                              <w:color w:val="FFFFFF" w:themeColor="background1"/>
                              <w:sz w:val="24"/>
                              <w:szCs w:val="24"/>
                            </w:rPr>
                          </w:pPr>
                        </w:p>
                        <w:sdt>
                          <w:sdtPr>
                            <w:rPr>
                              <w:b/>
                              <w:bCs/>
                              <w:color w:val="FFFFFF" w:themeColor="background1"/>
                            </w:rPr>
                            <w:alias w:val="Jahr"/>
                            <w:tag w:val=""/>
                            <w:id w:val="1595126926"/>
                            <w:dataBinding w:prefixMappings="xmlns:ns0='http://schemas.microsoft.com/office/2006/coverPageProps' " w:xpath="/ns0:CoverPageProperties[1]/ns0:PublishDate[1]" w:storeItemID="{55AF091B-3C7A-41E3-B477-F2FDAA23CFDA}"/>
                            <w:date w:fullDate="2026-02-27T00:00:00Z">
                              <w:dateFormat w:val="yyyy"/>
                              <w:lid w:val="de-DE"/>
                              <w:storeMappedDataAs w:val="dateTime"/>
                              <w:calendar w:val="gregorian"/>
                            </w:date>
                          </w:sdtPr>
                          <w:sdtEndPr/>
                          <w:sdtContent>
                            <w:p w14:paraId="43708B41" w14:textId="77777777" w:rsidR="001008D5" w:rsidRPr="002B5FA2" w:rsidRDefault="002B5FA2" w:rsidP="003172A9">
                              <w:pPr>
                                <w:pStyle w:val="KeinLeerraum"/>
                                <w:jc w:val="center"/>
                                <w:rPr>
                                  <w:color w:val="FFFFFF" w:themeColor="background1"/>
                                </w:rPr>
                              </w:pPr>
                              <w:r>
                                <w:rPr>
                                  <w:b/>
                                  <w:bCs/>
                                  <w:color w:val="FFFFFF" w:themeColor="background1"/>
                                  <w:lang w:val="de-DE"/>
                                </w:rPr>
                                <w:t>2026</w:t>
                              </w:r>
                            </w:p>
                          </w:sdtContent>
                        </w:sdt>
                      </w:txbxContent>
                    </v:textbox>
                    <w10:wrap anchorx="margin" anchory="page"/>
                  </v:rect>
                </w:pict>
              </mc:Fallback>
            </mc:AlternateContent>
          </w:r>
          <w:r>
            <w:rPr>
              <w:noProof/>
            </w:rPr>
            <mc:AlternateContent>
              <mc:Choice Requires="wps">
                <w:drawing>
                  <wp:anchor distT="0" distB="0" distL="114300" distR="114300" simplePos="0" relativeHeight="251658243" behindDoc="0" locked="0" layoutInCell="1" allowOverlap="1" wp14:anchorId="4652AC9E" wp14:editId="16902D22">
                    <wp:simplePos x="0" y="0"/>
                    <wp:positionH relativeFrom="page">
                      <wp:posOffset>455930</wp:posOffset>
                    </wp:positionH>
                    <wp:positionV relativeFrom="margin">
                      <wp:posOffset>8738870</wp:posOffset>
                    </wp:positionV>
                    <wp:extent cx="5753100" cy="146050"/>
                    <wp:effectExtent l="0" t="0" r="0" b="6350"/>
                    <wp:wrapSquare wrapText="bothSides"/>
                    <wp:docPr id="128" name="Textfeld 31"/>
                    <wp:cNvGraphicFramePr/>
                    <a:graphic xmlns:a="http://schemas.openxmlformats.org/drawingml/2006/main">
                      <a:graphicData uri="http://schemas.microsoft.com/office/word/2010/wordprocessingShape">
                        <wps:wsp>
                          <wps:cNvSpPr txBox="1"/>
                          <wps:spPr>
                            <a:xfrm>
                              <a:off x="0" y="0"/>
                              <a:ext cx="5753100" cy="146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AA7B71" w14:textId="77777777" w:rsidR="001008D5" w:rsidRPr="0088714A" w:rsidRDefault="00F406D3" w:rsidP="001008D5">
                                <w:pPr>
                                  <w:pStyle w:val="KeinLeerraum"/>
                                  <w:rPr>
                                    <w:color w:val="7F7F7F" w:themeColor="text1" w:themeTint="80"/>
                                    <w:sz w:val="20"/>
                                    <w:szCs w:val="20"/>
                                  </w:rPr>
                                </w:pPr>
                                <w:sdt>
                                  <w:sdtPr>
                                    <w:rPr>
                                      <w:caps/>
                                      <w:color w:val="7F7F7F" w:themeColor="text1" w:themeTint="80"/>
                                      <w:sz w:val="20"/>
                                      <w:szCs w:val="20"/>
                                    </w:rPr>
                                    <w:alias w:val="Firma"/>
                                    <w:tag w:val=""/>
                                    <w:id w:val="-1880927279"/>
                                    <w:dataBinding w:prefixMappings="xmlns:ns0='http://schemas.openxmlformats.org/officeDocument/2006/extended-properties' " w:xpath="/ns0:Properties[1]/ns0:Company[1]" w:storeItemID="{6668398D-A668-4E3E-A5EB-62B293D839F1}"/>
                                    <w:text/>
                                  </w:sdtPr>
                                  <w:sdtEndPr/>
                                  <w:sdtContent>
                                    <w:r w:rsidR="008F76D8">
                                      <w:rPr>
                                        <w:caps/>
                                        <w:color w:val="7F7F7F" w:themeColor="text1" w:themeTint="80"/>
                                        <w:sz w:val="20"/>
                                        <w:szCs w:val="20"/>
                                      </w:rPr>
                                      <w:t>SRH FERNHOCHSCHULE</w:t>
                                    </w:r>
                                  </w:sdtContent>
                                </w:sdt>
                                <w:r w:rsidR="008F76D8">
                                  <w:rPr>
                                    <w:caps/>
                                    <w:color w:val="7F7F7F" w:themeColor="text1" w:themeTint="80"/>
                                    <w:sz w:val="20"/>
                                    <w:szCs w:val="20"/>
                                  </w:rPr>
                                  <w:t> </w:t>
                                </w:r>
                                <w:r w:rsidR="008F76D8">
                                  <w:rPr>
                                    <w:color w:val="7F7F7F" w:themeColor="text1" w:themeTint="80"/>
                                    <w:sz w:val="20"/>
                                    <w:szCs w:val="20"/>
                                  </w:rPr>
                                  <w:t>- The Mobile University | </w:t>
                                </w:r>
                                <w:sdt>
                                  <w:sdtPr>
                                    <w:rPr>
                                      <w:color w:val="7F7F7F" w:themeColor="text1" w:themeTint="80"/>
                                      <w:sz w:val="20"/>
                                      <w:szCs w:val="20"/>
                                    </w:rPr>
                                    <w:alias w:val="Adresse"/>
                                    <w:tag w:val=""/>
                                    <w:id w:val="-1023088507"/>
                                    <w:dataBinding w:prefixMappings="xmlns:ns0='http://schemas.microsoft.com/office/2006/coverPageProps' " w:xpath="/ns0:CoverPageProperties[1]/ns0:CompanyAddress[1]" w:storeItemID="{55AF091B-3C7A-41E3-B477-F2FDAA23CFDA}"/>
                                    <w:text/>
                                  </w:sdtPr>
                                  <w:sdtEndPr/>
                                  <w:sdtContent>
                                    <w:r w:rsidR="008F76D8">
                                      <w:rPr>
                                        <w:color w:val="7F7F7F" w:themeColor="text1" w:themeTint="80"/>
                                        <w:sz w:val="20"/>
                                        <w:szCs w:val="20"/>
                                      </w:rPr>
                                      <w:t>Stuttgart</w:t>
                                    </w:r>
                                  </w:sdtContent>
                                </w:sdt>
                                <w:r w:rsidR="008F76D8">
                                  <w:rPr>
                                    <w:color w:val="7F7F7F" w:themeColor="text1" w:themeTint="80"/>
                                    <w:sz w:val="20"/>
                                    <w:szCs w:val="20"/>
                                  </w:rPr>
                                  <w:t xml:space="preserve"> </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4652AC9E" id="_x0000_t202" coordsize="21600,21600" o:spt="202" path="m,l,21600r21600,l21600,xe">
                    <v:stroke joinstyle="miter"/>
                    <v:path gradientshapeok="t" o:connecttype="rect"/>
                  </v:shapetype>
                  <v:shape id="Textfeld 31" o:spid="_x0000_s1030" type="#_x0000_t202" style="position:absolute;margin-left:35.9pt;margin-top:688.1pt;width:453pt;height:11.5pt;z-index:251658243;visibility:visible;mso-wrap-style:square;mso-width-percent:1154;mso-height-percent:0;mso-wrap-distance-left:9pt;mso-wrap-distance-top:0;mso-wrap-distance-right:9pt;mso-wrap-distance-bottom:0;mso-position-horizontal:absolute;mso-position-horizontal-relative:page;mso-position-vertical:absolute;mso-position-vertical-relative:margin;mso-width-percent:1154;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" filled="f" stroked="f" strokeweight=".5pt">
                    <v:textbox style="mso-fit-shape-to-text:t" inset="1in,0,86.4pt,0">
                      <w:txbxContent>
                        <w:p w14:paraId="0DAA7B71" w14:textId="77777777" w:rsidR="001008D5" w:rsidRPr="0088714A" w:rsidRDefault="00F406D3" w:rsidP="001008D5">
                          <w:pPr>
                            <w:pStyle w:val="KeinLeerraum"/>
                            <w:rPr>
                              <w:color w:val="7F7F7F" w:themeColor="text1" w:themeTint="80"/>
                              <w:sz w:val="20"/>
                              <w:szCs w:val="20"/>
                            </w:rPr>
                          </w:pPr>
                          <w:sdt>
                            <w:sdtPr>
                              <w:rPr>
                                <w:caps/>
                                <w:color w:val="7F7F7F" w:themeColor="text1" w:themeTint="80"/>
                                <w:sz w:val="20"/>
                                <w:szCs w:val="20"/>
                              </w:rPr>
                              <w:alias w:val="Firma"/>
                              <w:tag w:val=""/>
                              <w:id w:val="-1880927279"/>
                              <w:dataBinding w:prefixMappings="xmlns:ns0='http://schemas.openxmlformats.org/officeDocument/2006/extended-properties' " w:xpath="/ns0:Properties[1]/ns0:Company[1]" w:storeItemID="{6668398D-A668-4E3E-A5EB-62B293D839F1}"/>
                              <w:text/>
                            </w:sdtPr>
                            <w:sdtEndPr/>
                            <w:sdtContent>
                              <w:r w:rsidR="008F76D8">
                                <w:rPr>
                                  <w:caps/>
                                  <w:color w:val="7F7F7F" w:themeColor="text1" w:themeTint="80"/>
                                  <w:sz w:val="20"/>
                                  <w:szCs w:val="20"/>
                                </w:rPr>
                                <w:t>SRH FERNHOCHSCHULE</w:t>
                              </w:r>
                            </w:sdtContent>
                          </w:sdt>
                          <w:r w:rsidR="008F76D8">
                            <w:rPr>
                              <w:caps/>
                              <w:color w:val="7F7F7F" w:themeColor="text1" w:themeTint="80"/>
                              <w:sz w:val="20"/>
                              <w:szCs w:val="20"/>
                            </w:rPr>
                            <w:t> </w:t>
                          </w:r>
                          <w:r w:rsidR="008F76D8">
                            <w:rPr>
                              <w:color w:val="7F7F7F" w:themeColor="text1" w:themeTint="80"/>
                              <w:sz w:val="20"/>
                              <w:szCs w:val="20"/>
                            </w:rPr>
                            <w:t>- The Mobile University | </w:t>
                          </w:r>
                          <w:sdt>
                            <w:sdtPr>
                              <w:rPr>
                                <w:color w:val="7F7F7F" w:themeColor="text1" w:themeTint="80"/>
                                <w:sz w:val="20"/>
                                <w:szCs w:val="20"/>
                              </w:rPr>
                              <w:alias w:val="Adresse"/>
                              <w:tag w:val=""/>
                              <w:id w:val="-1023088507"/>
                              <w:dataBinding w:prefixMappings="xmlns:ns0='http://schemas.microsoft.com/office/2006/coverPageProps' " w:xpath="/ns0:CoverPageProperties[1]/ns0:CompanyAddress[1]" w:storeItemID="{55AF091B-3C7A-41E3-B477-F2FDAA23CFDA}"/>
                              <w:text/>
                            </w:sdtPr>
                            <w:sdtEndPr/>
                            <w:sdtContent>
                              <w:r w:rsidR="008F76D8">
                                <w:rPr>
                                  <w:color w:val="7F7F7F" w:themeColor="text1" w:themeTint="80"/>
                                  <w:sz w:val="20"/>
                                  <w:szCs w:val="20"/>
                                </w:rPr>
                                <w:t>Stuttgart</w:t>
                              </w:r>
                            </w:sdtContent>
                          </w:sdt>
                          <w:r w:rsidR="008F76D8">
                            <w:rPr>
                              <w:color w:val="7F7F7F" w:themeColor="text1" w:themeTint="80"/>
                              <w:sz w:val="20"/>
                              <w:szCs w:val="20"/>
                            </w:rPr>
                            <w:t xml:space="preserve"> </w:t>
                          </w:r>
                        </w:p>
                      </w:txbxContent>
                    </v:textbox>
                    <w10:wrap type="square" anchorx="page" anchory="margin"/>
                  </v:shape>
                </w:pict>
              </mc:Fallback>
            </mc:AlternateContent>
          </w:r>
        </w:p>
        <w:p w14:paraId="1AD7D602" w14:textId="77777777" w:rsidR="00D54433" w:rsidRDefault="0088714A" w:rsidP="00D54433">
          <w:r>
            <w:rPr>
              <w:noProof/>
            </w:rPr>
            <mc:AlternateContent>
              <mc:Choice Requires="wps">
                <w:drawing>
                  <wp:anchor distT="0" distB="0" distL="114300" distR="114300" simplePos="0" relativeHeight="251658242" behindDoc="0" locked="0" layoutInCell="1" allowOverlap="1" wp14:anchorId="256D5A2B" wp14:editId="671253BA">
                    <wp:simplePos x="0" y="0"/>
                    <wp:positionH relativeFrom="page">
                      <wp:posOffset>450215</wp:posOffset>
                    </wp:positionH>
                    <wp:positionV relativeFrom="page">
                      <wp:posOffset>8061352</wp:posOffset>
                    </wp:positionV>
                    <wp:extent cx="5753100" cy="1300480"/>
                    <wp:effectExtent l="0" t="0" r="0" b="7620"/>
                    <wp:wrapSquare wrapText="bothSides"/>
                    <wp:docPr id="129" name="Textfeld 33"/>
                    <wp:cNvGraphicFramePr/>
                    <a:graphic xmlns:a="http://schemas.openxmlformats.org/drawingml/2006/main">
                      <a:graphicData uri="http://schemas.microsoft.com/office/word/2010/wordprocessingShape">
                        <wps:wsp>
                          <wps:cNvSpPr txBox="1"/>
                          <wps:spPr>
                            <a:xfrm>
                              <a:off x="0" y="0"/>
                              <a:ext cx="5753100" cy="1300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Untertite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39ED7EF2" w14:textId="77777777" w:rsidR="001008D5" w:rsidRDefault="001008D5" w:rsidP="001008D5">
                                    <w:pPr>
                                      <w:pStyle w:val="KeinLeerraum"/>
                                      <w:spacing w:before="40" w:after="40"/>
                                      <w:rPr>
                                        <w:caps/>
                                        <w:color w:val="156082" w:themeColor="accent1"/>
                                        <w:sz w:val="28"/>
                                        <w:szCs w:val="28"/>
                                      </w:rPr>
                                    </w:pPr>
                                    <w:r>
                                      <w:rPr>
                                        <w:caps/>
                                        <w:color w:val="156082" w:themeColor="accent1"/>
                                        <w:sz w:val="28"/>
                                        <w:szCs w:val="28"/>
                                      </w:rPr>
                                      <w:t xml:space="preserve">     </w:t>
                                    </w:r>
                                  </w:p>
                                </w:sdtContent>
                              </w:sdt>
                              <w:sdt>
                                <w:sdtPr>
                                  <w:rPr>
                                    <w:b/>
                                    <w:bCs/>
                                    <w:caps/>
                                    <w:color w:val="002060"/>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2BDA3C" w14:textId="77777777" w:rsidR="001008D5" w:rsidRPr="008A2CFA" w:rsidRDefault="001008D5" w:rsidP="001008D5">
                                    <w:pPr>
                                      <w:pStyle w:val="KeinLeerraum"/>
                                      <w:spacing w:before="40" w:after="40"/>
                                      <w:rPr>
                                        <w:b/>
                                        <w:bCs/>
                                        <w:caps/>
                                        <w:color w:val="A02B93" w:themeColor="accent5"/>
                                        <w:sz w:val="24"/>
                                        <w:szCs w:val="24"/>
                                      </w:rPr>
                                    </w:pPr>
                                    <w:r>
                                      <w:rPr>
                                        <w:b/>
                                        <w:bCs/>
                                        <w:caps/>
                                        <w:color w:val="002060"/>
                                        <w:sz w:val="24"/>
                                        <w:szCs w:val="24"/>
                                      </w:rPr>
                                      <w:t>MUSTAFA DEMIR</w:t>
                                    </w:r>
                                  </w:p>
                                </w:sdtContent>
                              </w:sdt>
                              <w:p w14:paraId="18602536" w14:textId="77777777" w:rsidR="001008D5" w:rsidRDefault="001008D5" w:rsidP="001008D5">
                                <w:pPr>
                                  <w:spacing w:after="60"/>
                                </w:pPr>
                                <w:r>
                                  <w:t>Matrikelnummer: 2009670</w:t>
                                </w:r>
                              </w:p>
                              <w:p w14:paraId="3B80544C" w14:textId="77777777" w:rsidR="001008D5" w:rsidRDefault="001008D5" w:rsidP="001008D5">
                                <w:pPr>
                                  <w:spacing w:after="60"/>
                                </w:pPr>
                                <w:r>
                                  <w:t>Studiengang: Digital Management &amp; Transformation (</w:t>
                                </w:r>
                                <w:proofErr w:type="spellStart"/>
                                <w:r>
                                  <w:t>M.Sc</w:t>
                                </w:r>
                                <w:proofErr w:type="spellEnd"/>
                                <w:r>
                                  <w:t>.)</w:t>
                                </w:r>
                              </w:p>
                              <w:p w14:paraId="452EAC9E" w14:textId="77777777" w:rsidR="001008D5" w:rsidRDefault="001008D5" w:rsidP="001008D5">
                                <w:pPr>
                                  <w:spacing w:after="60"/>
                                  <w:rPr>
                                    <w:b/>
                                    <w:bCs/>
                                  </w:rPr>
                                </w:pPr>
                                <w:r>
                                  <w:t xml:space="preserve">Betreuer: </w:t>
                                </w:r>
                                <w:r>
                                  <w:rPr>
                                    <w:b/>
                                    <w:bCs/>
                                  </w:rPr>
                                  <w:t>Prof. Dr. Christian Prinz</w:t>
                                </w:r>
                              </w:p>
                              <w:p w14:paraId="2AA10E67" w14:textId="77777777" w:rsidR="001008D5" w:rsidRPr="008A2CFA" w:rsidRDefault="001008D5" w:rsidP="001008D5">
                                <w:pPr>
                                  <w:spacing w:after="60"/>
                                </w:pPr>
                              </w:p>
                              <w:p w14:paraId="7FB2598F" w14:textId="77777777" w:rsidR="001008D5" w:rsidRDefault="001008D5" w:rsidP="001008D5">
                                <w:pPr>
                                  <w:spacing w:after="200" w:line="360" w:lineRule="auto"/>
                                </w:pPr>
                              </w:p>
                              <w:p w14:paraId="7822C279" w14:textId="77777777" w:rsidR="001008D5" w:rsidRDefault="001008D5" w:rsidP="001008D5">
                                <w:pPr>
                                  <w:spacing w:after="200" w:line="360" w:lineRule="auto"/>
                                </w:pPr>
                              </w:p>
                              <w:p w14:paraId="688BA200" w14:textId="77777777" w:rsidR="001008D5" w:rsidRDefault="001008D5" w:rsidP="001008D5">
                                <w:pPr>
                                  <w:pStyle w:val="KeinLeerraum"/>
                                  <w:spacing w:before="40" w:after="40"/>
                                  <w:rPr>
                                    <w:caps/>
                                    <w:color w:val="A02B93" w:themeColor="accent5"/>
                                    <w:sz w:val="24"/>
                                    <w:szCs w:val="24"/>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 w14:anchorId="256D5A2B" id="Textfeld 33" o:spid="_x0000_s1031" type="#_x0000_t202" style="position:absolute;margin-left:35.45pt;margin-top:634.75pt;width:453pt;height:102.4pt;z-index:251658242;visibility:visible;mso-wrap-style:square;mso-width-percent:1154;mso-height-percent:0;mso-wrap-distance-left:9pt;mso-wrap-distance-top:0;mso-wrap-distance-right:9pt;mso-wrap-distance-bottom:0;mso-position-horizontal:absolute;mso-position-horizontal-relative:page;mso-position-vertical:absolute;mso-position-vertical-relative:page;mso-width-percent:1154;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" filled="f" stroked="f" strokeweight=".5pt">
                    <v:textbox inset="1in,0,86.4pt,0">
                      <w:txbxContent>
                        <w:sdt>
                          <w:sdtPr>
                            <w:rPr>
                              <w:caps/>
                              <w:color w:val="156082" w:themeColor="accent1"/>
                              <w:sz w:val="28"/>
                              <w:szCs w:val="28"/>
                            </w:rPr>
                            <w:alias w:val="Untertite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39ED7EF2" w14:textId="77777777" w:rsidR="001008D5" w:rsidRDefault="001008D5" w:rsidP="001008D5">
                              <w:pPr>
                                <w:pStyle w:val="KeinLeerraum"/>
                                <w:spacing w:before="40" w:after="40"/>
                                <w:rPr>
                                  <w:caps/>
                                  <w:color w:val="156082" w:themeColor="accent1"/>
                                  <w:sz w:val="28"/>
                                  <w:szCs w:val="28"/>
                                </w:rPr>
                              </w:pPr>
                              <w:r>
                                <w:rPr>
                                  <w:caps/>
                                  <w:color w:val="156082" w:themeColor="accent1"/>
                                  <w:sz w:val="28"/>
                                  <w:szCs w:val="28"/>
                                </w:rPr>
                                <w:t xml:space="preserve">     </w:t>
                              </w:r>
                            </w:p>
                          </w:sdtContent>
                        </w:sdt>
                        <w:sdt>
                          <w:sdtPr>
                            <w:rPr>
                              <w:b/>
                              <w:bCs/>
                              <w:caps/>
                              <w:color w:val="002060"/>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2BDA3C" w14:textId="77777777" w:rsidR="001008D5" w:rsidRPr="008A2CFA" w:rsidRDefault="001008D5" w:rsidP="001008D5">
                              <w:pPr>
                                <w:pStyle w:val="KeinLeerraum"/>
                                <w:spacing w:before="40" w:after="40"/>
                                <w:rPr>
                                  <w:b/>
                                  <w:bCs/>
                                  <w:caps/>
                                  <w:color w:val="A02B93" w:themeColor="accent5"/>
                                  <w:sz w:val="24"/>
                                  <w:szCs w:val="24"/>
                                </w:rPr>
                              </w:pPr>
                              <w:r>
                                <w:rPr>
                                  <w:b/>
                                  <w:bCs/>
                                  <w:caps/>
                                  <w:color w:val="002060"/>
                                  <w:sz w:val="24"/>
                                  <w:szCs w:val="24"/>
                                </w:rPr>
                                <w:t>MUSTAFA DEMIR</w:t>
                              </w:r>
                            </w:p>
                          </w:sdtContent>
                        </w:sdt>
                        <w:p w14:paraId="18602536" w14:textId="77777777" w:rsidR="001008D5" w:rsidRDefault="001008D5" w:rsidP="001008D5">
                          <w:pPr>
                            <w:spacing w:after="60"/>
                          </w:pPr>
                          <w:r>
                            <w:t>Matrikelnummer: 2009670</w:t>
                          </w:r>
                        </w:p>
                        <w:p w14:paraId="3B80544C" w14:textId="77777777" w:rsidR="001008D5" w:rsidRDefault="001008D5" w:rsidP="001008D5">
                          <w:pPr>
                            <w:spacing w:after="60"/>
                          </w:pPr>
                          <w:r>
                            <w:t>Studiengang: Digital Management &amp; Transformation (</w:t>
                          </w:r>
                          <w:proofErr w:type="spellStart"/>
                          <w:r>
                            <w:t>M.Sc</w:t>
                          </w:r>
                          <w:proofErr w:type="spellEnd"/>
                          <w:r>
                            <w:t>.)</w:t>
                          </w:r>
                        </w:p>
                        <w:p w14:paraId="452EAC9E" w14:textId="77777777" w:rsidR="001008D5" w:rsidRDefault="001008D5" w:rsidP="001008D5">
                          <w:pPr>
                            <w:spacing w:after="60"/>
                            <w:rPr>
                              <w:b/>
                              <w:bCs/>
                            </w:rPr>
                          </w:pPr>
                          <w:r>
                            <w:t xml:space="preserve">Betreuer: </w:t>
                          </w:r>
                          <w:r>
                            <w:rPr>
                              <w:b/>
                              <w:bCs/>
                            </w:rPr>
                            <w:t>Prof. Dr. Christian Prinz</w:t>
                          </w:r>
                        </w:p>
                        <w:p w14:paraId="2AA10E67" w14:textId="77777777" w:rsidR="001008D5" w:rsidRPr="008A2CFA" w:rsidRDefault="001008D5" w:rsidP="001008D5">
                          <w:pPr>
                            <w:spacing w:after="60"/>
                          </w:pPr>
                        </w:p>
                        <w:p w14:paraId="7FB2598F" w14:textId="77777777" w:rsidR="001008D5" w:rsidRDefault="001008D5" w:rsidP="001008D5">
                          <w:pPr>
                            <w:spacing w:after="200" w:line="360" w:lineRule="auto"/>
                          </w:pPr>
                        </w:p>
                        <w:p w14:paraId="7822C279" w14:textId="77777777" w:rsidR="001008D5" w:rsidRDefault="001008D5" w:rsidP="001008D5">
                          <w:pPr>
                            <w:spacing w:after="200" w:line="360" w:lineRule="auto"/>
                          </w:pPr>
                        </w:p>
                        <w:p w14:paraId="688BA200" w14:textId="77777777" w:rsidR="001008D5" w:rsidRDefault="001008D5" w:rsidP="001008D5">
                          <w:pPr>
                            <w:pStyle w:val="KeinLeerraum"/>
                            <w:spacing w:before="40" w:after="40"/>
                            <w:rPr>
                              <w:caps/>
                              <w:color w:val="A02B93" w:themeColor="accent5"/>
                              <w:sz w:val="24"/>
                              <w:szCs w:val="24"/>
                            </w:rPr>
                          </w:pPr>
                        </w:p>
                      </w:txbxContent>
                    </v:textbox>
                    <w10:wrap type="square" anchorx="page" anchory="page"/>
                  </v:shape>
                </w:pict>
              </mc:Fallback>
            </mc:AlternateContent>
          </w:r>
          <w:r>
            <w:rPr>
              <w:noProof/>
            </w:rPr>
            <w:t xml:space="preserve"> </w:t>
          </w:r>
          <w:r>
            <w:br w:type="page"/>
          </w:r>
        </w:p>
      </w:sdtContent>
    </w:sdt>
    <w:sdt>
      <w:sdtPr>
        <w:rPr>
          <w:rFonts w:ascii="Times New Roman" w:eastAsia="Times New Roman" w:hAnsi="Times New Roman" w:cs="Times New Roman"/>
          <w:b w:val="0"/>
          <w:bCs w:val="0"/>
          <w:color w:val="auto"/>
          <w:sz w:val="22"/>
          <w:szCs w:val="24"/>
        </w:rPr>
        <w:id w:val="-1248646858"/>
        <w:docPartObj>
          <w:docPartGallery w:val="Table of Contents"/>
          <w:docPartUnique/>
        </w:docPartObj>
      </w:sdtPr>
      <w:sdtEndPr>
        <w:rPr>
          <w:noProof/>
          <w:szCs w:val="22"/>
        </w:rPr>
      </w:sdtEndPr>
      <w:sdtContent>
        <w:p w14:paraId="6539CDC9" w14:textId="77777777" w:rsidR="00D54433" w:rsidRPr="00BB74C6" w:rsidRDefault="00D54433" w:rsidP="00D306B0">
          <w:pPr>
            <w:pStyle w:val="Inhaltsverzeichnisberschrift"/>
          </w:pPr>
          <w:r>
            <w:t>Inhaltsverzeichnis</w:t>
          </w:r>
        </w:p>
        <w:p w14:paraId="33E0DB2A" w14:textId="77E4C45D" w:rsidR="00182BD0" w:rsidRDefault="00D54433">
          <w:pPr>
            <w:pStyle w:val="Verzeichnis2"/>
            <w:tabs>
              <w:tab w:val="right" w:leader="dot" w:pos="8494"/>
            </w:tabs>
            <w:rPr>
              <w:rFonts w:eastAsiaTheme="minorEastAsia" w:cstheme="minorBidi"/>
              <w:i w:val="0"/>
              <w:iCs w:val="0"/>
              <w:noProof/>
              <w:kern w:val="2"/>
              <w:sz w:val="24"/>
              <w:szCs w:val="24"/>
              <w14:ligatures w14:val="standardContextual"/>
            </w:rPr>
          </w:pPr>
          <w:r>
            <w:rPr>
              <w:rFonts w:ascii="Times New Roman" w:hAnsi="Times New Roman"/>
              <w:sz w:val="22"/>
              <w:szCs w:val="22"/>
            </w:rPr>
            <w:fldChar w:fldCharType="begin"/>
          </w:r>
          <w:r>
            <w:rPr>
              <w:rFonts w:ascii="Times New Roman" w:hAnsi="Times New Roman"/>
              <w:sz w:val="22"/>
              <w:szCs w:val="22"/>
            </w:rPr>
            <w:instrText>TOC \o "1-3" \h \z \u</w:instrText>
          </w:r>
          <w:r>
            <w:rPr>
              <w:rFonts w:ascii="Times New Roman" w:hAnsi="Times New Roman"/>
              <w:sz w:val="22"/>
              <w:szCs w:val="22"/>
            </w:rPr>
            <w:fldChar w:fldCharType="separate"/>
          </w:r>
          <w:hyperlink w:anchor="_Toc223145421" w:history="1">
            <w:r w:rsidR="00182BD0" w:rsidRPr="00F54703">
              <w:rPr>
                <w:rStyle w:val="Hyperlink"/>
                <w:noProof/>
              </w:rPr>
              <w:t>1.1 Einleitung</w:t>
            </w:r>
            <w:r w:rsidR="00182BD0">
              <w:rPr>
                <w:noProof/>
                <w:webHidden/>
              </w:rPr>
              <w:tab/>
            </w:r>
            <w:r w:rsidR="00182BD0">
              <w:rPr>
                <w:noProof/>
                <w:webHidden/>
              </w:rPr>
              <w:fldChar w:fldCharType="begin"/>
            </w:r>
            <w:r w:rsidR="00182BD0">
              <w:rPr>
                <w:noProof/>
                <w:webHidden/>
              </w:rPr>
              <w:instrText xml:space="preserve"> PAGEREF _Toc223145421 \h </w:instrText>
            </w:r>
            <w:r w:rsidR="00182BD0">
              <w:rPr>
                <w:noProof/>
                <w:webHidden/>
              </w:rPr>
            </w:r>
            <w:r w:rsidR="00182BD0">
              <w:rPr>
                <w:noProof/>
                <w:webHidden/>
              </w:rPr>
              <w:fldChar w:fldCharType="separate"/>
            </w:r>
            <w:r w:rsidR="00182BD0">
              <w:rPr>
                <w:noProof/>
                <w:webHidden/>
              </w:rPr>
              <w:t>3</w:t>
            </w:r>
            <w:r w:rsidR="00182BD0">
              <w:rPr>
                <w:noProof/>
                <w:webHidden/>
              </w:rPr>
              <w:fldChar w:fldCharType="end"/>
            </w:r>
          </w:hyperlink>
        </w:p>
        <w:p w14:paraId="5444AF3A" w14:textId="3637B920" w:rsidR="00182BD0" w:rsidRDefault="00182BD0">
          <w:pPr>
            <w:pStyle w:val="Verzeichnis2"/>
            <w:tabs>
              <w:tab w:val="right" w:leader="dot" w:pos="8494"/>
            </w:tabs>
            <w:rPr>
              <w:rFonts w:eastAsiaTheme="minorEastAsia" w:cstheme="minorBidi"/>
              <w:i w:val="0"/>
              <w:iCs w:val="0"/>
              <w:noProof/>
              <w:kern w:val="2"/>
              <w:sz w:val="24"/>
              <w:szCs w:val="24"/>
              <w14:ligatures w14:val="standardContextual"/>
            </w:rPr>
          </w:pPr>
          <w:hyperlink w:anchor="_Toc223145422" w:history="1">
            <w:r w:rsidRPr="00F54703">
              <w:rPr>
                <w:rStyle w:val="Hyperlink"/>
                <w:noProof/>
              </w:rPr>
              <w:t>1.2 Problemdimensionen</w:t>
            </w:r>
            <w:r>
              <w:rPr>
                <w:noProof/>
                <w:webHidden/>
              </w:rPr>
              <w:tab/>
            </w:r>
            <w:r>
              <w:rPr>
                <w:noProof/>
                <w:webHidden/>
              </w:rPr>
              <w:fldChar w:fldCharType="begin"/>
            </w:r>
            <w:r>
              <w:rPr>
                <w:noProof/>
                <w:webHidden/>
              </w:rPr>
              <w:instrText xml:space="preserve"> PAGEREF _Toc223145422 \h </w:instrText>
            </w:r>
            <w:r>
              <w:rPr>
                <w:noProof/>
                <w:webHidden/>
              </w:rPr>
            </w:r>
            <w:r>
              <w:rPr>
                <w:noProof/>
                <w:webHidden/>
              </w:rPr>
              <w:fldChar w:fldCharType="separate"/>
            </w:r>
            <w:r>
              <w:rPr>
                <w:noProof/>
                <w:webHidden/>
              </w:rPr>
              <w:t>3</w:t>
            </w:r>
            <w:r>
              <w:rPr>
                <w:noProof/>
                <w:webHidden/>
              </w:rPr>
              <w:fldChar w:fldCharType="end"/>
            </w:r>
          </w:hyperlink>
        </w:p>
        <w:p w14:paraId="6A031D28" w14:textId="48B7574B" w:rsidR="00182BD0" w:rsidRDefault="00182BD0">
          <w:pPr>
            <w:pStyle w:val="Verzeichnis2"/>
            <w:tabs>
              <w:tab w:val="right" w:leader="dot" w:pos="8494"/>
            </w:tabs>
            <w:rPr>
              <w:rFonts w:eastAsiaTheme="minorEastAsia" w:cstheme="minorBidi"/>
              <w:i w:val="0"/>
              <w:iCs w:val="0"/>
              <w:noProof/>
              <w:kern w:val="2"/>
              <w:sz w:val="24"/>
              <w:szCs w:val="24"/>
              <w14:ligatures w14:val="standardContextual"/>
            </w:rPr>
          </w:pPr>
          <w:hyperlink w:anchor="_Toc223145423" w:history="1">
            <w:r w:rsidRPr="00F54703">
              <w:rPr>
                <w:rStyle w:val="Hyperlink"/>
                <w:noProof/>
              </w:rPr>
              <w:t>1.3 Zielsetzung</w:t>
            </w:r>
            <w:r>
              <w:rPr>
                <w:noProof/>
                <w:webHidden/>
              </w:rPr>
              <w:tab/>
            </w:r>
            <w:r>
              <w:rPr>
                <w:noProof/>
                <w:webHidden/>
              </w:rPr>
              <w:fldChar w:fldCharType="begin"/>
            </w:r>
            <w:r>
              <w:rPr>
                <w:noProof/>
                <w:webHidden/>
              </w:rPr>
              <w:instrText xml:space="preserve"> PAGEREF _Toc223145423 \h </w:instrText>
            </w:r>
            <w:r>
              <w:rPr>
                <w:noProof/>
                <w:webHidden/>
              </w:rPr>
            </w:r>
            <w:r>
              <w:rPr>
                <w:noProof/>
                <w:webHidden/>
              </w:rPr>
              <w:fldChar w:fldCharType="separate"/>
            </w:r>
            <w:r>
              <w:rPr>
                <w:noProof/>
                <w:webHidden/>
              </w:rPr>
              <w:t>5</w:t>
            </w:r>
            <w:r>
              <w:rPr>
                <w:noProof/>
                <w:webHidden/>
              </w:rPr>
              <w:fldChar w:fldCharType="end"/>
            </w:r>
          </w:hyperlink>
        </w:p>
        <w:p w14:paraId="1482869D" w14:textId="63BED846" w:rsidR="00182BD0" w:rsidRDefault="00182BD0">
          <w:pPr>
            <w:pStyle w:val="Verzeichnis2"/>
            <w:tabs>
              <w:tab w:val="right" w:leader="dot" w:pos="8494"/>
            </w:tabs>
            <w:rPr>
              <w:rFonts w:eastAsiaTheme="minorEastAsia" w:cstheme="minorBidi"/>
              <w:i w:val="0"/>
              <w:iCs w:val="0"/>
              <w:noProof/>
              <w:kern w:val="2"/>
              <w:sz w:val="24"/>
              <w:szCs w:val="24"/>
              <w14:ligatures w14:val="standardContextual"/>
            </w:rPr>
          </w:pPr>
          <w:hyperlink w:anchor="_Toc223145424" w:history="1">
            <w:r w:rsidRPr="00F54703">
              <w:rPr>
                <w:rStyle w:val="Hyperlink"/>
                <w:noProof/>
              </w:rPr>
              <w:t>1.4 Forschungsfragen</w:t>
            </w:r>
            <w:r>
              <w:rPr>
                <w:noProof/>
                <w:webHidden/>
              </w:rPr>
              <w:tab/>
            </w:r>
            <w:r>
              <w:rPr>
                <w:noProof/>
                <w:webHidden/>
              </w:rPr>
              <w:fldChar w:fldCharType="begin"/>
            </w:r>
            <w:r>
              <w:rPr>
                <w:noProof/>
                <w:webHidden/>
              </w:rPr>
              <w:instrText xml:space="preserve"> PAGEREF _Toc223145424 \h </w:instrText>
            </w:r>
            <w:r>
              <w:rPr>
                <w:noProof/>
                <w:webHidden/>
              </w:rPr>
            </w:r>
            <w:r>
              <w:rPr>
                <w:noProof/>
                <w:webHidden/>
              </w:rPr>
              <w:fldChar w:fldCharType="separate"/>
            </w:r>
            <w:r>
              <w:rPr>
                <w:noProof/>
                <w:webHidden/>
              </w:rPr>
              <w:t>6</w:t>
            </w:r>
            <w:r>
              <w:rPr>
                <w:noProof/>
                <w:webHidden/>
              </w:rPr>
              <w:fldChar w:fldCharType="end"/>
            </w:r>
          </w:hyperlink>
        </w:p>
        <w:p w14:paraId="6E72EAE8" w14:textId="48F92E29" w:rsidR="00182BD0" w:rsidRDefault="00182BD0">
          <w:pPr>
            <w:pStyle w:val="Verzeichnis2"/>
            <w:tabs>
              <w:tab w:val="right" w:leader="dot" w:pos="8494"/>
            </w:tabs>
            <w:rPr>
              <w:rFonts w:eastAsiaTheme="minorEastAsia" w:cstheme="minorBidi"/>
              <w:i w:val="0"/>
              <w:iCs w:val="0"/>
              <w:noProof/>
              <w:kern w:val="2"/>
              <w:sz w:val="24"/>
              <w:szCs w:val="24"/>
              <w14:ligatures w14:val="standardContextual"/>
            </w:rPr>
          </w:pPr>
          <w:hyperlink w:anchor="_Toc223145425" w:history="1">
            <w:r w:rsidRPr="00F54703">
              <w:rPr>
                <w:rStyle w:val="Hyperlink"/>
                <w:noProof/>
              </w:rPr>
              <w:t>1.5 Forschungsmethodik</w:t>
            </w:r>
            <w:r>
              <w:rPr>
                <w:noProof/>
                <w:webHidden/>
              </w:rPr>
              <w:tab/>
            </w:r>
            <w:r>
              <w:rPr>
                <w:noProof/>
                <w:webHidden/>
              </w:rPr>
              <w:fldChar w:fldCharType="begin"/>
            </w:r>
            <w:r>
              <w:rPr>
                <w:noProof/>
                <w:webHidden/>
              </w:rPr>
              <w:instrText xml:space="preserve"> PAGEREF _Toc223145425 \h </w:instrText>
            </w:r>
            <w:r>
              <w:rPr>
                <w:noProof/>
                <w:webHidden/>
              </w:rPr>
            </w:r>
            <w:r>
              <w:rPr>
                <w:noProof/>
                <w:webHidden/>
              </w:rPr>
              <w:fldChar w:fldCharType="separate"/>
            </w:r>
            <w:r>
              <w:rPr>
                <w:noProof/>
                <w:webHidden/>
              </w:rPr>
              <w:t>7</w:t>
            </w:r>
            <w:r>
              <w:rPr>
                <w:noProof/>
                <w:webHidden/>
              </w:rPr>
              <w:fldChar w:fldCharType="end"/>
            </w:r>
          </w:hyperlink>
        </w:p>
        <w:p w14:paraId="49AAB71F" w14:textId="55B2153D" w:rsidR="00182BD0" w:rsidRDefault="00182BD0">
          <w:pPr>
            <w:pStyle w:val="Verzeichnis2"/>
            <w:tabs>
              <w:tab w:val="right" w:leader="dot" w:pos="8494"/>
            </w:tabs>
            <w:rPr>
              <w:rFonts w:eastAsiaTheme="minorEastAsia" w:cstheme="minorBidi"/>
              <w:i w:val="0"/>
              <w:iCs w:val="0"/>
              <w:noProof/>
              <w:kern w:val="2"/>
              <w:sz w:val="24"/>
              <w:szCs w:val="24"/>
              <w14:ligatures w14:val="standardContextual"/>
            </w:rPr>
          </w:pPr>
          <w:hyperlink w:anchor="_Toc223145426" w:history="1">
            <w:r w:rsidRPr="00F54703">
              <w:rPr>
                <w:rStyle w:val="Hyperlink"/>
                <w:noProof/>
              </w:rPr>
              <w:t>1.6 Scope und Abgrenzung</w:t>
            </w:r>
            <w:r>
              <w:rPr>
                <w:noProof/>
                <w:webHidden/>
              </w:rPr>
              <w:tab/>
            </w:r>
            <w:r>
              <w:rPr>
                <w:noProof/>
                <w:webHidden/>
              </w:rPr>
              <w:fldChar w:fldCharType="begin"/>
            </w:r>
            <w:r>
              <w:rPr>
                <w:noProof/>
                <w:webHidden/>
              </w:rPr>
              <w:instrText xml:space="preserve"> PAGEREF _Toc223145426 \h </w:instrText>
            </w:r>
            <w:r>
              <w:rPr>
                <w:noProof/>
                <w:webHidden/>
              </w:rPr>
            </w:r>
            <w:r>
              <w:rPr>
                <w:noProof/>
                <w:webHidden/>
              </w:rPr>
              <w:fldChar w:fldCharType="separate"/>
            </w:r>
            <w:r>
              <w:rPr>
                <w:noProof/>
                <w:webHidden/>
              </w:rPr>
              <w:t>7</w:t>
            </w:r>
            <w:r>
              <w:rPr>
                <w:noProof/>
                <w:webHidden/>
              </w:rPr>
              <w:fldChar w:fldCharType="end"/>
            </w:r>
          </w:hyperlink>
        </w:p>
        <w:p w14:paraId="35400F3B" w14:textId="2308F510" w:rsidR="00182BD0" w:rsidRDefault="00182BD0">
          <w:pPr>
            <w:pStyle w:val="Verzeichnis2"/>
            <w:tabs>
              <w:tab w:val="right" w:leader="dot" w:pos="8494"/>
            </w:tabs>
            <w:rPr>
              <w:rFonts w:eastAsiaTheme="minorEastAsia" w:cstheme="minorBidi"/>
              <w:i w:val="0"/>
              <w:iCs w:val="0"/>
              <w:noProof/>
              <w:kern w:val="2"/>
              <w:sz w:val="24"/>
              <w:szCs w:val="24"/>
              <w14:ligatures w14:val="standardContextual"/>
            </w:rPr>
          </w:pPr>
          <w:hyperlink w:anchor="_Toc223145427" w:history="1">
            <w:r w:rsidRPr="00F54703">
              <w:rPr>
                <w:rStyle w:val="Hyperlink"/>
                <w:noProof/>
              </w:rPr>
              <w:t>2.1 Motivation</w:t>
            </w:r>
            <w:r>
              <w:rPr>
                <w:noProof/>
                <w:webHidden/>
              </w:rPr>
              <w:tab/>
            </w:r>
            <w:r>
              <w:rPr>
                <w:noProof/>
                <w:webHidden/>
              </w:rPr>
              <w:fldChar w:fldCharType="begin"/>
            </w:r>
            <w:r>
              <w:rPr>
                <w:noProof/>
                <w:webHidden/>
              </w:rPr>
              <w:instrText xml:space="preserve"> PAGEREF _Toc223145427 \h </w:instrText>
            </w:r>
            <w:r>
              <w:rPr>
                <w:noProof/>
                <w:webHidden/>
              </w:rPr>
            </w:r>
            <w:r>
              <w:rPr>
                <w:noProof/>
                <w:webHidden/>
              </w:rPr>
              <w:fldChar w:fldCharType="separate"/>
            </w:r>
            <w:r>
              <w:rPr>
                <w:noProof/>
                <w:webHidden/>
              </w:rPr>
              <w:t>9</w:t>
            </w:r>
            <w:r>
              <w:rPr>
                <w:noProof/>
                <w:webHidden/>
              </w:rPr>
              <w:fldChar w:fldCharType="end"/>
            </w:r>
          </w:hyperlink>
        </w:p>
        <w:p w14:paraId="759524A5" w14:textId="18FC65FF" w:rsidR="00182BD0" w:rsidRDefault="00182BD0">
          <w:pPr>
            <w:pStyle w:val="Verzeichnis2"/>
            <w:tabs>
              <w:tab w:val="right" w:leader="dot" w:pos="8494"/>
            </w:tabs>
            <w:rPr>
              <w:rFonts w:eastAsiaTheme="minorEastAsia" w:cstheme="minorBidi"/>
              <w:i w:val="0"/>
              <w:iCs w:val="0"/>
              <w:noProof/>
              <w:kern w:val="2"/>
              <w:sz w:val="24"/>
              <w:szCs w:val="24"/>
              <w14:ligatures w14:val="standardContextual"/>
            </w:rPr>
          </w:pPr>
          <w:hyperlink w:anchor="_Toc223145428" w:history="1">
            <w:r w:rsidRPr="00F54703">
              <w:rPr>
                <w:rStyle w:val="Hyperlink"/>
                <w:noProof/>
              </w:rPr>
              <w:t>2.2 Unternehmensakzeptanz</w:t>
            </w:r>
            <w:r>
              <w:rPr>
                <w:noProof/>
                <w:webHidden/>
              </w:rPr>
              <w:tab/>
            </w:r>
            <w:r>
              <w:rPr>
                <w:noProof/>
                <w:webHidden/>
              </w:rPr>
              <w:fldChar w:fldCharType="begin"/>
            </w:r>
            <w:r>
              <w:rPr>
                <w:noProof/>
                <w:webHidden/>
              </w:rPr>
              <w:instrText xml:space="preserve"> PAGEREF _Toc223145428 \h </w:instrText>
            </w:r>
            <w:r>
              <w:rPr>
                <w:noProof/>
                <w:webHidden/>
              </w:rPr>
            </w:r>
            <w:r>
              <w:rPr>
                <w:noProof/>
                <w:webHidden/>
              </w:rPr>
              <w:fldChar w:fldCharType="separate"/>
            </w:r>
            <w:r>
              <w:rPr>
                <w:noProof/>
                <w:webHidden/>
              </w:rPr>
              <w:t>9</w:t>
            </w:r>
            <w:r>
              <w:rPr>
                <w:noProof/>
                <w:webHidden/>
              </w:rPr>
              <w:fldChar w:fldCharType="end"/>
            </w:r>
          </w:hyperlink>
        </w:p>
        <w:p w14:paraId="75ABC274" w14:textId="5A815F49" w:rsidR="00182BD0" w:rsidRDefault="00182BD0">
          <w:pPr>
            <w:pStyle w:val="Verzeichnis2"/>
            <w:tabs>
              <w:tab w:val="right" w:leader="dot" w:pos="8494"/>
            </w:tabs>
            <w:rPr>
              <w:rFonts w:eastAsiaTheme="minorEastAsia" w:cstheme="minorBidi"/>
              <w:i w:val="0"/>
              <w:iCs w:val="0"/>
              <w:noProof/>
              <w:kern w:val="2"/>
              <w:sz w:val="24"/>
              <w:szCs w:val="24"/>
              <w14:ligatures w14:val="standardContextual"/>
            </w:rPr>
          </w:pPr>
          <w:hyperlink w:anchor="_Toc223145429" w:history="1">
            <w:r w:rsidRPr="00F54703">
              <w:rPr>
                <w:rStyle w:val="Hyperlink"/>
                <w:noProof/>
              </w:rPr>
              <w:t>2.3 Vorläufiger Zeitplan</w:t>
            </w:r>
            <w:r>
              <w:rPr>
                <w:noProof/>
                <w:webHidden/>
              </w:rPr>
              <w:tab/>
            </w:r>
            <w:r>
              <w:rPr>
                <w:noProof/>
                <w:webHidden/>
              </w:rPr>
              <w:fldChar w:fldCharType="begin"/>
            </w:r>
            <w:r>
              <w:rPr>
                <w:noProof/>
                <w:webHidden/>
              </w:rPr>
              <w:instrText xml:space="preserve"> PAGEREF _Toc223145429 \h </w:instrText>
            </w:r>
            <w:r>
              <w:rPr>
                <w:noProof/>
                <w:webHidden/>
              </w:rPr>
            </w:r>
            <w:r>
              <w:rPr>
                <w:noProof/>
                <w:webHidden/>
              </w:rPr>
              <w:fldChar w:fldCharType="separate"/>
            </w:r>
            <w:r>
              <w:rPr>
                <w:noProof/>
                <w:webHidden/>
              </w:rPr>
              <w:t>10</w:t>
            </w:r>
            <w:r>
              <w:rPr>
                <w:noProof/>
                <w:webHidden/>
              </w:rPr>
              <w:fldChar w:fldCharType="end"/>
            </w:r>
          </w:hyperlink>
        </w:p>
        <w:p w14:paraId="594FC75D" w14:textId="6EA831A2" w:rsidR="00182BD0" w:rsidRDefault="00182BD0">
          <w:pPr>
            <w:pStyle w:val="Verzeichnis1"/>
            <w:tabs>
              <w:tab w:val="right" w:leader="dot" w:pos="8494"/>
            </w:tabs>
            <w:rPr>
              <w:rFonts w:eastAsiaTheme="minorEastAsia" w:cstheme="minorBidi"/>
              <w:b w:val="0"/>
              <w:bCs w:val="0"/>
              <w:noProof/>
              <w:kern w:val="2"/>
              <w:sz w:val="24"/>
              <w:szCs w:val="24"/>
              <w14:ligatures w14:val="standardContextual"/>
            </w:rPr>
          </w:pPr>
          <w:hyperlink w:anchor="_Toc223145430" w:history="1">
            <w:r w:rsidRPr="00F54703">
              <w:rPr>
                <w:rStyle w:val="Hyperlink"/>
                <w:noProof/>
              </w:rPr>
              <w:t>Gliederung</w:t>
            </w:r>
            <w:r>
              <w:rPr>
                <w:noProof/>
                <w:webHidden/>
              </w:rPr>
              <w:tab/>
            </w:r>
            <w:r>
              <w:rPr>
                <w:noProof/>
                <w:webHidden/>
              </w:rPr>
              <w:fldChar w:fldCharType="begin"/>
            </w:r>
            <w:r>
              <w:rPr>
                <w:noProof/>
                <w:webHidden/>
              </w:rPr>
              <w:instrText xml:space="preserve"> PAGEREF _Toc223145430 \h </w:instrText>
            </w:r>
            <w:r>
              <w:rPr>
                <w:noProof/>
                <w:webHidden/>
              </w:rPr>
            </w:r>
            <w:r>
              <w:rPr>
                <w:noProof/>
                <w:webHidden/>
              </w:rPr>
              <w:fldChar w:fldCharType="separate"/>
            </w:r>
            <w:r>
              <w:rPr>
                <w:noProof/>
                <w:webHidden/>
              </w:rPr>
              <w:t>11</w:t>
            </w:r>
            <w:r>
              <w:rPr>
                <w:noProof/>
                <w:webHidden/>
              </w:rPr>
              <w:fldChar w:fldCharType="end"/>
            </w:r>
          </w:hyperlink>
        </w:p>
        <w:p w14:paraId="64A011ED" w14:textId="1D119241" w:rsidR="00182BD0" w:rsidRDefault="00182BD0">
          <w:pPr>
            <w:pStyle w:val="Verzeichnis2"/>
            <w:tabs>
              <w:tab w:val="right" w:leader="dot" w:pos="8494"/>
            </w:tabs>
            <w:rPr>
              <w:rFonts w:eastAsiaTheme="minorEastAsia" w:cstheme="minorBidi"/>
              <w:i w:val="0"/>
              <w:iCs w:val="0"/>
              <w:noProof/>
              <w:kern w:val="2"/>
              <w:sz w:val="24"/>
              <w:szCs w:val="24"/>
              <w14:ligatures w14:val="standardContextual"/>
            </w:rPr>
          </w:pPr>
          <w:hyperlink w:anchor="_Toc223145431" w:history="1">
            <w:r w:rsidRPr="00F54703">
              <w:rPr>
                <w:rStyle w:val="Hyperlink"/>
                <w:noProof/>
              </w:rPr>
              <w:t>1 Kapitelübersicht</w:t>
            </w:r>
            <w:r>
              <w:rPr>
                <w:noProof/>
                <w:webHidden/>
              </w:rPr>
              <w:tab/>
            </w:r>
            <w:r>
              <w:rPr>
                <w:noProof/>
                <w:webHidden/>
              </w:rPr>
              <w:fldChar w:fldCharType="begin"/>
            </w:r>
            <w:r>
              <w:rPr>
                <w:noProof/>
                <w:webHidden/>
              </w:rPr>
              <w:instrText xml:space="preserve"> PAGEREF _Toc223145431 \h </w:instrText>
            </w:r>
            <w:r>
              <w:rPr>
                <w:noProof/>
                <w:webHidden/>
              </w:rPr>
            </w:r>
            <w:r>
              <w:rPr>
                <w:noProof/>
                <w:webHidden/>
              </w:rPr>
              <w:fldChar w:fldCharType="separate"/>
            </w:r>
            <w:r>
              <w:rPr>
                <w:noProof/>
                <w:webHidden/>
              </w:rPr>
              <w:t>11</w:t>
            </w:r>
            <w:r>
              <w:rPr>
                <w:noProof/>
                <w:webHidden/>
              </w:rPr>
              <w:fldChar w:fldCharType="end"/>
            </w:r>
          </w:hyperlink>
        </w:p>
        <w:p w14:paraId="6BDC9473" w14:textId="7FEF1A65" w:rsidR="00182BD0" w:rsidRDefault="00182BD0">
          <w:pPr>
            <w:pStyle w:val="Verzeichnis2"/>
            <w:tabs>
              <w:tab w:val="right" w:leader="dot" w:pos="8494"/>
            </w:tabs>
            <w:rPr>
              <w:rFonts w:eastAsiaTheme="minorEastAsia" w:cstheme="minorBidi"/>
              <w:i w:val="0"/>
              <w:iCs w:val="0"/>
              <w:noProof/>
              <w:kern w:val="2"/>
              <w:sz w:val="24"/>
              <w:szCs w:val="24"/>
              <w14:ligatures w14:val="standardContextual"/>
            </w:rPr>
          </w:pPr>
          <w:hyperlink w:anchor="_Toc223145432" w:history="1">
            <w:r w:rsidRPr="00F54703">
              <w:rPr>
                <w:rStyle w:val="Hyperlink"/>
                <w:noProof/>
              </w:rPr>
              <w:t>2 Theoretische Grundlagen</w:t>
            </w:r>
            <w:r>
              <w:rPr>
                <w:noProof/>
                <w:webHidden/>
              </w:rPr>
              <w:tab/>
            </w:r>
            <w:r>
              <w:rPr>
                <w:noProof/>
                <w:webHidden/>
              </w:rPr>
              <w:fldChar w:fldCharType="begin"/>
            </w:r>
            <w:r>
              <w:rPr>
                <w:noProof/>
                <w:webHidden/>
              </w:rPr>
              <w:instrText xml:space="preserve"> PAGEREF _Toc223145432 \h </w:instrText>
            </w:r>
            <w:r>
              <w:rPr>
                <w:noProof/>
                <w:webHidden/>
              </w:rPr>
            </w:r>
            <w:r>
              <w:rPr>
                <w:noProof/>
                <w:webHidden/>
              </w:rPr>
              <w:fldChar w:fldCharType="separate"/>
            </w:r>
            <w:r>
              <w:rPr>
                <w:noProof/>
                <w:webHidden/>
              </w:rPr>
              <w:t>11</w:t>
            </w:r>
            <w:r>
              <w:rPr>
                <w:noProof/>
                <w:webHidden/>
              </w:rPr>
              <w:fldChar w:fldCharType="end"/>
            </w:r>
          </w:hyperlink>
        </w:p>
        <w:p w14:paraId="0837FA70" w14:textId="0104BF7F" w:rsidR="00182BD0" w:rsidRDefault="00182BD0">
          <w:pPr>
            <w:pStyle w:val="Verzeichnis2"/>
            <w:tabs>
              <w:tab w:val="right" w:leader="dot" w:pos="8494"/>
            </w:tabs>
            <w:rPr>
              <w:rFonts w:eastAsiaTheme="minorEastAsia" w:cstheme="minorBidi"/>
              <w:i w:val="0"/>
              <w:iCs w:val="0"/>
              <w:noProof/>
              <w:kern w:val="2"/>
              <w:sz w:val="24"/>
              <w:szCs w:val="24"/>
              <w14:ligatures w14:val="standardContextual"/>
            </w:rPr>
          </w:pPr>
          <w:hyperlink w:anchor="_Toc223145433" w:history="1">
            <w:r w:rsidRPr="00F54703">
              <w:rPr>
                <w:rStyle w:val="Hyperlink"/>
                <w:noProof/>
              </w:rPr>
              <w:t>3 Forschungsdesign und Methodik</w:t>
            </w:r>
            <w:r>
              <w:rPr>
                <w:noProof/>
                <w:webHidden/>
              </w:rPr>
              <w:tab/>
            </w:r>
            <w:r>
              <w:rPr>
                <w:noProof/>
                <w:webHidden/>
              </w:rPr>
              <w:fldChar w:fldCharType="begin"/>
            </w:r>
            <w:r>
              <w:rPr>
                <w:noProof/>
                <w:webHidden/>
              </w:rPr>
              <w:instrText xml:space="preserve"> PAGEREF _Toc223145433 \h </w:instrText>
            </w:r>
            <w:r>
              <w:rPr>
                <w:noProof/>
                <w:webHidden/>
              </w:rPr>
            </w:r>
            <w:r>
              <w:rPr>
                <w:noProof/>
                <w:webHidden/>
              </w:rPr>
              <w:fldChar w:fldCharType="separate"/>
            </w:r>
            <w:r>
              <w:rPr>
                <w:noProof/>
                <w:webHidden/>
              </w:rPr>
              <w:t>12</w:t>
            </w:r>
            <w:r>
              <w:rPr>
                <w:noProof/>
                <w:webHidden/>
              </w:rPr>
              <w:fldChar w:fldCharType="end"/>
            </w:r>
          </w:hyperlink>
        </w:p>
        <w:p w14:paraId="668F5B80" w14:textId="7963E7A1" w:rsidR="00182BD0" w:rsidRDefault="00182BD0">
          <w:pPr>
            <w:pStyle w:val="Verzeichnis2"/>
            <w:tabs>
              <w:tab w:val="right" w:leader="dot" w:pos="8494"/>
            </w:tabs>
            <w:rPr>
              <w:rFonts w:eastAsiaTheme="minorEastAsia" w:cstheme="minorBidi"/>
              <w:i w:val="0"/>
              <w:iCs w:val="0"/>
              <w:noProof/>
              <w:kern w:val="2"/>
              <w:sz w:val="24"/>
              <w:szCs w:val="24"/>
              <w14:ligatures w14:val="standardContextual"/>
            </w:rPr>
          </w:pPr>
          <w:hyperlink w:anchor="_Toc223145434" w:history="1">
            <w:r w:rsidRPr="00F54703">
              <w:rPr>
                <w:rStyle w:val="Hyperlink"/>
                <w:noProof/>
              </w:rPr>
              <w:t>4 Anforderungsanalyse</w:t>
            </w:r>
            <w:r>
              <w:rPr>
                <w:noProof/>
                <w:webHidden/>
              </w:rPr>
              <w:tab/>
            </w:r>
            <w:r>
              <w:rPr>
                <w:noProof/>
                <w:webHidden/>
              </w:rPr>
              <w:fldChar w:fldCharType="begin"/>
            </w:r>
            <w:r>
              <w:rPr>
                <w:noProof/>
                <w:webHidden/>
              </w:rPr>
              <w:instrText xml:space="preserve"> PAGEREF _Toc223145434 \h </w:instrText>
            </w:r>
            <w:r>
              <w:rPr>
                <w:noProof/>
                <w:webHidden/>
              </w:rPr>
            </w:r>
            <w:r>
              <w:rPr>
                <w:noProof/>
                <w:webHidden/>
              </w:rPr>
              <w:fldChar w:fldCharType="separate"/>
            </w:r>
            <w:r>
              <w:rPr>
                <w:noProof/>
                <w:webHidden/>
              </w:rPr>
              <w:t>12</w:t>
            </w:r>
            <w:r>
              <w:rPr>
                <w:noProof/>
                <w:webHidden/>
              </w:rPr>
              <w:fldChar w:fldCharType="end"/>
            </w:r>
          </w:hyperlink>
        </w:p>
        <w:p w14:paraId="24B61BE9" w14:textId="62A61ADC" w:rsidR="00182BD0" w:rsidRDefault="00182BD0">
          <w:pPr>
            <w:pStyle w:val="Verzeichnis2"/>
            <w:tabs>
              <w:tab w:val="right" w:leader="dot" w:pos="8494"/>
            </w:tabs>
            <w:rPr>
              <w:rFonts w:eastAsiaTheme="minorEastAsia" w:cstheme="minorBidi"/>
              <w:i w:val="0"/>
              <w:iCs w:val="0"/>
              <w:noProof/>
              <w:kern w:val="2"/>
              <w:sz w:val="24"/>
              <w:szCs w:val="24"/>
              <w14:ligatures w14:val="standardContextual"/>
            </w:rPr>
          </w:pPr>
          <w:hyperlink w:anchor="_Toc223145435" w:history="1">
            <w:r w:rsidRPr="00F54703">
              <w:rPr>
                <w:rStyle w:val="Hyperlink"/>
                <w:noProof/>
              </w:rPr>
              <w:t>5 Entwicklung der Referenzarchitektur</w:t>
            </w:r>
            <w:r>
              <w:rPr>
                <w:noProof/>
                <w:webHidden/>
              </w:rPr>
              <w:tab/>
            </w:r>
            <w:r>
              <w:rPr>
                <w:noProof/>
                <w:webHidden/>
              </w:rPr>
              <w:fldChar w:fldCharType="begin"/>
            </w:r>
            <w:r>
              <w:rPr>
                <w:noProof/>
                <w:webHidden/>
              </w:rPr>
              <w:instrText xml:space="preserve"> PAGEREF _Toc223145435 \h </w:instrText>
            </w:r>
            <w:r>
              <w:rPr>
                <w:noProof/>
                <w:webHidden/>
              </w:rPr>
            </w:r>
            <w:r>
              <w:rPr>
                <w:noProof/>
                <w:webHidden/>
              </w:rPr>
              <w:fldChar w:fldCharType="separate"/>
            </w:r>
            <w:r>
              <w:rPr>
                <w:noProof/>
                <w:webHidden/>
              </w:rPr>
              <w:t>12</w:t>
            </w:r>
            <w:r>
              <w:rPr>
                <w:noProof/>
                <w:webHidden/>
              </w:rPr>
              <w:fldChar w:fldCharType="end"/>
            </w:r>
          </w:hyperlink>
        </w:p>
        <w:p w14:paraId="79598E63" w14:textId="46B5DBE1" w:rsidR="00182BD0" w:rsidRDefault="00182BD0">
          <w:pPr>
            <w:pStyle w:val="Verzeichnis2"/>
            <w:tabs>
              <w:tab w:val="right" w:leader="dot" w:pos="8494"/>
            </w:tabs>
            <w:rPr>
              <w:rFonts w:eastAsiaTheme="minorEastAsia" w:cstheme="minorBidi"/>
              <w:i w:val="0"/>
              <w:iCs w:val="0"/>
              <w:noProof/>
              <w:kern w:val="2"/>
              <w:sz w:val="24"/>
              <w:szCs w:val="24"/>
              <w14:ligatures w14:val="standardContextual"/>
            </w:rPr>
          </w:pPr>
          <w:hyperlink w:anchor="_Toc223145436" w:history="1">
            <w:r w:rsidRPr="00F54703">
              <w:rPr>
                <w:rStyle w:val="Hyperlink"/>
                <w:noProof/>
              </w:rPr>
              <w:t>6 Evaluation</w:t>
            </w:r>
            <w:r>
              <w:rPr>
                <w:noProof/>
                <w:webHidden/>
              </w:rPr>
              <w:tab/>
            </w:r>
            <w:r>
              <w:rPr>
                <w:noProof/>
                <w:webHidden/>
              </w:rPr>
              <w:fldChar w:fldCharType="begin"/>
            </w:r>
            <w:r>
              <w:rPr>
                <w:noProof/>
                <w:webHidden/>
              </w:rPr>
              <w:instrText xml:space="preserve"> PAGEREF _Toc223145436 \h </w:instrText>
            </w:r>
            <w:r>
              <w:rPr>
                <w:noProof/>
                <w:webHidden/>
              </w:rPr>
            </w:r>
            <w:r>
              <w:rPr>
                <w:noProof/>
                <w:webHidden/>
              </w:rPr>
              <w:fldChar w:fldCharType="separate"/>
            </w:r>
            <w:r>
              <w:rPr>
                <w:noProof/>
                <w:webHidden/>
              </w:rPr>
              <w:t>13</w:t>
            </w:r>
            <w:r>
              <w:rPr>
                <w:noProof/>
                <w:webHidden/>
              </w:rPr>
              <w:fldChar w:fldCharType="end"/>
            </w:r>
          </w:hyperlink>
        </w:p>
        <w:p w14:paraId="7BB85682" w14:textId="0F7C116B" w:rsidR="00182BD0" w:rsidRDefault="00182BD0">
          <w:pPr>
            <w:pStyle w:val="Verzeichnis2"/>
            <w:tabs>
              <w:tab w:val="right" w:leader="dot" w:pos="8494"/>
            </w:tabs>
            <w:rPr>
              <w:rFonts w:eastAsiaTheme="minorEastAsia" w:cstheme="minorBidi"/>
              <w:i w:val="0"/>
              <w:iCs w:val="0"/>
              <w:noProof/>
              <w:kern w:val="2"/>
              <w:sz w:val="24"/>
              <w:szCs w:val="24"/>
              <w14:ligatures w14:val="standardContextual"/>
            </w:rPr>
          </w:pPr>
          <w:hyperlink w:anchor="_Toc223145437" w:history="1">
            <w:r w:rsidRPr="00F54703">
              <w:rPr>
                <w:rStyle w:val="Hyperlink"/>
                <w:noProof/>
              </w:rPr>
              <w:t>7-8 Diskussion und Fazit</w:t>
            </w:r>
            <w:r>
              <w:rPr>
                <w:noProof/>
                <w:webHidden/>
              </w:rPr>
              <w:tab/>
            </w:r>
            <w:r>
              <w:rPr>
                <w:noProof/>
                <w:webHidden/>
              </w:rPr>
              <w:fldChar w:fldCharType="begin"/>
            </w:r>
            <w:r>
              <w:rPr>
                <w:noProof/>
                <w:webHidden/>
              </w:rPr>
              <w:instrText xml:space="preserve"> PAGEREF _Toc223145437 \h </w:instrText>
            </w:r>
            <w:r>
              <w:rPr>
                <w:noProof/>
                <w:webHidden/>
              </w:rPr>
            </w:r>
            <w:r>
              <w:rPr>
                <w:noProof/>
                <w:webHidden/>
              </w:rPr>
              <w:fldChar w:fldCharType="separate"/>
            </w:r>
            <w:r>
              <w:rPr>
                <w:noProof/>
                <w:webHidden/>
              </w:rPr>
              <w:t>13</w:t>
            </w:r>
            <w:r>
              <w:rPr>
                <w:noProof/>
                <w:webHidden/>
              </w:rPr>
              <w:fldChar w:fldCharType="end"/>
            </w:r>
          </w:hyperlink>
        </w:p>
        <w:p w14:paraId="69DBC4AA" w14:textId="27F2F24F" w:rsidR="00182BD0" w:rsidRDefault="00182BD0">
          <w:pPr>
            <w:pStyle w:val="Verzeichnis1"/>
            <w:tabs>
              <w:tab w:val="right" w:leader="dot" w:pos="8494"/>
            </w:tabs>
            <w:rPr>
              <w:rFonts w:eastAsiaTheme="minorEastAsia" w:cstheme="minorBidi"/>
              <w:b w:val="0"/>
              <w:bCs w:val="0"/>
              <w:noProof/>
              <w:kern w:val="2"/>
              <w:sz w:val="24"/>
              <w:szCs w:val="24"/>
              <w14:ligatures w14:val="standardContextual"/>
            </w:rPr>
          </w:pPr>
          <w:hyperlink w:anchor="_Toc223145438" w:history="1">
            <w:r w:rsidRPr="00F54703">
              <w:rPr>
                <w:rStyle w:val="Hyperlink"/>
                <w:noProof/>
              </w:rPr>
              <w:t>Literaturverzeichnis</w:t>
            </w:r>
            <w:r>
              <w:rPr>
                <w:noProof/>
                <w:webHidden/>
              </w:rPr>
              <w:tab/>
            </w:r>
            <w:r>
              <w:rPr>
                <w:noProof/>
                <w:webHidden/>
              </w:rPr>
              <w:fldChar w:fldCharType="begin"/>
            </w:r>
            <w:r>
              <w:rPr>
                <w:noProof/>
                <w:webHidden/>
              </w:rPr>
              <w:instrText xml:space="preserve"> PAGEREF _Toc223145438 \h </w:instrText>
            </w:r>
            <w:r>
              <w:rPr>
                <w:noProof/>
                <w:webHidden/>
              </w:rPr>
            </w:r>
            <w:r>
              <w:rPr>
                <w:noProof/>
                <w:webHidden/>
              </w:rPr>
              <w:fldChar w:fldCharType="separate"/>
            </w:r>
            <w:r>
              <w:rPr>
                <w:noProof/>
                <w:webHidden/>
              </w:rPr>
              <w:t>15</w:t>
            </w:r>
            <w:r>
              <w:rPr>
                <w:noProof/>
                <w:webHidden/>
              </w:rPr>
              <w:fldChar w:fldCharType="end"/>
            </w:r>
          </w:hyperlink>
        </w:p>
        <w:p w14:paraId="74088B6D" w14:textId="2F14AF4F" w:rsidR="00D54433" w:rsidRDefault="00D54433">
          <w:r>
            <w:rPr>
              <w:b/>
              <w:bCs/>
              <w:noProof/>
              <w:szCs w:val="22"/>
            </w:rPr>
            <w:fldChar w:fldCharType="end"/>
          </w:r>
        </w:p>
      </w:sdtContent>
    </w:sdt>
    <w:p w14:paraId="06D9D674" w14:textId="77777777" w:rsidR="00D54433" w:rsidRDefault="00D54433" w:rsidP="00D54433">
      <w:pPr>
        <w:rPr>
          <w:b/>
          <w:bCs/>
          <w:sz w:val="32"/>
          <w:szCs w:val="32"/>
        </w:rPr>
      </w:pPr>
    </w:p>
    <w:p w14:paraId="6E04CB5F" w14:textId="77777777" w:rsidR="00D54433" w:rsidRDefault="00D54433" w:rsidP="00D54433">
      <w:pPr>
        <w:rPr>
          <w:b/>
          <w:bCs/>
          <w:sz w:val="32"/>
          <w:szCs w:val="32"/>
        </w:rPr>
      </w:pPr>
    </w:p>
    <w:p w14:paraId="48FAF44C" w14:textId="77777777" w:rsidR="00D54433" w:rsidRDefault="00D54433" w:rsidP="00D54433">
      <w:pPr>
        <w:rPr>
          <w:b/>
          <w:bCs/>
          <w:sz w:val="32"/>
          <w:szCs w:val="32"/>
        </w:rPr>
      </w:pPr>
    </w:p>
    <w:p w14:paraId="5E7AD9F4" w14:textId="77777777" w:rsidR="00D54433" w:rsidRDefault="00D54433" w:rsidP="00D54433">
      <w:pPr>
        <w:rPr>
          <w:b/>
          <w:bCs/>
          <w:sz w:val="32"/>
          <w:szCs w:val="32"/>
        </w:rPr>
      </w:pPr>
    </w:p>
    <w:p w14:paraId="2A085762" w14:textId="77777777" w:rsidR="00D54433" w:rsidRDefault="00D54433" w:rsidP="00D54433">
      <w:pPr>
        <w:rPr>
          <w:b/>
          <w:bCs/>
          <w:sz w:val="32"/>
          <w:szCs w:val="32"/>
        </w:rPr>
      </w:pPr>
    </w:p>
    <w:p w14:paraId="1D0D1A1A" w14:textId="77777777" w:rsidR="00D54433" w:rsidRDefault="00D54433" w:rsidP="00D54433">
      <w:pPr>
        <w:rPr>
          <w:b/>
          <w:bCs/>
          <w:sz w:val="32"/>
          <w:szCs w:val="32"/>
        </w:rPr>
      </w:pPr>
    </w:p>
    <w:p w14:paraId="1AAF2692" w14:textId="77777777" w:rsidR="00D54433" w:rsidRDefault="00D54433" w:rsidP="00D54433">
      <w:pPr>
        <w:rPr>
          <w:b/>
          <w:bCs/>
          <w:sz w:val="32"/>
          <w:szCs w:val="32"/>
        </w:rPr>
      </w:pPr>
    </w:p>
    <w:p w14:paraId="4C6781AF" w14:textId="77777777" w:rsidR="00D54433" w:rsidRDefault="00D54433" w:rsidP="00D54433">
      <w:pPr>
        <w:rPr>
          <w:b/>
          <w:bCs/>
          <w:sz w:val="32"/>
          <w:szCs w:val="32"/>
        </w:rPr>
      </w:pPr>
    </w:p>
    <w:p w14:paraId="39E6FDD3" w14:textId="77777777" w:rsidR="00D54433" w:rsidRDefault="00D54433" w:rsidP="00D54433">
      <w:pPr>
        <w:rPr>
          <w:b/>
          <w:bCs/>
          <w:sz w:val="32"/>
          <w:szCs w:val="32"/>
        </w:rPr>
      </w:pPr>
    </w:p>
    <w:p w14:paraId="6DA46D07" w14:textId="77777777" w:rsidR="00D54433" w:rsidRDefault="00D54433" w:rsidP="00D54433">
      <w:pPr>
        <w:rPr>
          <w:b/>
          <w:bCs/>
          <w:sz w:val="32"/>
          <w:szCs w:val="32"/>
        </w:rPr>
      </w:pPr>
    </w:p>
    <w:p w14:paraId="57F79C87" w14:textId="77777777" w:rsidR="00D54433" w:rsidRDefault="00D54433" w:rsidP="00D54433">
      <w:pPr>
        <w:rPr>
          <w:b/>
          <w:bCs/>
          <w:sz w:val="32"/>
          <w:szCs w:val="32"/>
        </w:rPr>
      </w:pPr>
    </w:p>
    <w:p w14:paraId="513CD1F7" w14:textId="77777777" w:rsidR="00D54433" w:rsidRDefault="00D54433" w:rsidP="00D54433">
      <w:pPr>
        <w:rPr>
          <w:b/>
          <w:bCs/>
          <w:sz w:val="32"/>
          <w:szCs w:val="32"/>
        </w:rPr>
      </w:pPr>
    </w:p>
    <w:p w14:paraId="254FD24A" w14:textId="77777777" w:rsidR="00D54433" w:rsidRDefault="00D54433" w:rsidP="00D54433">
      <w:pPr>
        <w:rPr>
          <w:b/>
          <w:bCs/>
          <w:sz w:val="32"/>
          <w:szCs w:val="32"/>
        </w:rPr>
      </w:pPr>
    </w:p>
    <w:p w14:paraId="02432765" w14:textId="77777777" w:rsidR="00D54433" w:rsidRDefault="00D54433" w:rsidP="00D54433">
      <w:pPr>
        <w:rPr>
          <w:b/>
          <w:bCs/>
          <w:sz w:val="32"/>
          <w:szCs w:val="32"/>
        </w:rPr>
      </w:pPr>
    </w:p>
    <w:p w14:paraId="654AFE3E" w14:textId="77777777" w:rsidR="0088714A" w:rsidRDefault="0088714A" w:rsidP="00D54433">
      <w:pPr>
        <w:rPr>
          <w:b/>
          <w:bCs/>
          <w:sz w:val="32"/>
          <w:szCs w:val="32"/>
        </w:rPr>
      </w:pPr>
    </w:p>
    <w:p w14:paraId="09088558" w14:textId="77777777" w:rsidR="00D54433" w:rsidRDefault="00D54433" w:rsidP="00D54433">
      <w:pPr>
        <w:rPr>
          <w:b/>
          <w:bCs/>
          <w:sz w:val="32"/>
          <w:szCs w:val="32"/>
        </w:rPr>
      </w:pPr>
    </w:p>
    <w:p w14:paraId="26F02BE8" w14:textId="77777777" w:rsidR="007D30BB" w:rsidRDefault="007D30BB" w:rsidP="00D54433">
      <w:pPr>
        <w:rPr>
          <w:b/>
          <w:bCs/>
          <w:sz w:val="32"/>
          <w:szCs w:val="32"/>
        </w:rPr>
      </w:pPr>
    </w:p>
    <w:p w14:paraId="66D119D4" w14:textId="77777777" w:rsidR="007D30BB" w:rsidRDefault="007D30BB" w:rsidP="00D54433">
      <w:pPr>
        <w:rPr>
          <w:b/>
          <w:bCs/>
          <w:sz w:val="32"/>
          <w:szCs w:val="32"/>
        </w:rPr>
      </w:pPr>
    </w:p>
    <w:p w14:paraId="7ED8BCD8" w14:textId="77777777" w:rsidR="00962A99" w:rsidRPr="00F53282" w:rsidRDefault="00962A99" w:rsidP="00F53282">
      <w:pPr>
        <w:pStyle w:val="berschrift2"/>
      </w:pPr>
      <w:bookmarkStart w:id="0" w:name="_Toc223145421"/>
      <w:bookmarkStart w:id="1" w:name="_Toc223083275"/>
      <w:r>
        <w:lastRenderedPageBreak/>
        <w:t>1.1 Einleitung</w:t>
      </w:r>
      <w:bookmarkEnd w:id="0"/>
    </w:p>
    <w:p w14:paraId="5BD19AB6" w14:textId="77777777" w:rsidR="00962A99" w:rsidRPr="00962A99" w:rsidRDefault="00962A99" w:rsidP="00962A99">
      <w:pPr>
        <w:pStyle w:val="font-claude-response-body"/>
        <w:spacing w:line="360" w:lineRule="auto"/>
        <w:jc w:val="both"/>
        <w:rPr>
          <w:rFonts w:ascii="Arial" w:hAnsi="Arial" w:cs="Arial"/>
          <w:sz w:val="22"/>
          <w:szCs w:val="22"/>
        </w:rPr>
      </w:pPr>
      <w:r>
        <w:rPr>
          <w:rFonts w:ascii="Arial" w:hAnsi="Arial" w:cs="Arial"/>
          <w:sz w:val="22"/>
          <w:szCs w:val="22"/>
        </w:rPr>
        <w:t>Die rasante Adaption generativer KI (</w:t>
      </w:r>
      <w:proofErr w:type="spellStart"/>
      <w:r>
        <w:rPr>
          <w:rFonts w:ascii="Arial" w:hAnsi="Arial" w:cs="Arial"/>
          <w:sz w:val="22"/>
          <w:szCs w:val="22"/>
        </w:rPr>
        <w:t>GenAI</w:t>
      </w:r>
      <w:proofErr w:type="spellEnd"/>
      <w:r>
        <w:rPr>
          <w:rFonts w:ascii="Arial" w:hAnsi="Arial" w:cs="Arial"/>
          <w:sz w:val="22"/>
          <w:szCs w:val="22"/>
        </w:rPr>
        <w:t xml:space="preserve">) und Large Language Models (LLMs) stellt Unternehmen vor operative Herausforderungen, die über den Wirkungsbereich etablierter </w:t>
      </w:r>
      <w:proofErr w:type="spellStart"/>
      <w:r>
        <w:rPr>
          <w:rFonts w:ascii="Arial" w:hAnsi="Arial" w:cs="Arial"/>
          <w:sz w:val="22"/>
          <w:szCs w:val="22"/>
        </w:rPr>
        <w:t>MLOps</w:t>
      </w:r>
      <w:proofErr w:type="spellEnd"/>
      <w:r>
        <w:rPr>
          <w:rFonts w:ascii="Arial" w:hAnsi="Arial" w:cs="Arial"/>
          <w:sz w:val="22"/>
          <w:szCs w:val="22"/>
        </w:rPr>
        <w:t xml:space="preserve">-Verfahren hinausgehen. Bestehende CI/CD-Pipelines decken die spezifischen Risiken stochastischer Modelle — etwa Halluzinationen, </w:t>
      </w:r>
      <w:proofErr w:type="spellStart"/>
      <w:r>
        <w:rPr>
          <w:rFonts w:ascii="Arial" w:hAnsi="Arial" w:cs="Arial"/>
          <w:sz w:val="22"/>
          <w:szCs w:val="22"/>
        </w:rPr>
        <w:t>Promptabhängigkeit</w:t>
      </w:r>
      <w:proofErr w:type="spellEnd"/>
      <w:r>
        <w:rPr>
          <w:rFonts w:ascii="Arial" w:hAnsi="Arial" w:cs="Arial"/>
          <w:sz w:val="22"/>
          <w:szCs w:val="22"/>
        </w:rPr>
        <w:t xml:space="preserve"> oder kontextabhängige Qualitätsschwankungen — nicht systematisch ab (Sinha et al., 2024). Zugleich fordert der EU AI Act (VO 2024/1689) für Hochrisiko-KI-Systeme eine lückenlose Nachweisführung entlang des gesamten Lebenszyklus, für die weder operativ integrierte Frameworks noch automatisierte Kontrollmechanismen existieren. Dieser Befund lässt sich entlang dreier interdependenter Problemdimensionen konkretisieren.</w:t>
      </w:r>
    </w:p>
    <w:p w14:paraId="132915B5" w14:textId="77777777" w:rsidR="00962A99" w:rsidRPr="00962A99" w:rsidRDefault="00962A99" w:rsidP="00F53282">
      <w:pPr>
        <w:pStyle w:val="berschrift2"/>
      </w:pPr>
      <w:bookmarkStart w:id="2" w:name="_Toc223145422"/>
      <w:r>
        <w:t>1.2 Problemdimensionen</w:t>
      </w:r>
      <w:bookmarkEnd w:id="2"/>
    </w:p>
    <w:p w14:paraId="2A326F36" w14:textId="77777777" w:rsidR="00941AA2" w:rsidRDefault="00962A99" w:rsidP="00962A99">
      <w:pPr>
        <w:pStyle w:val="font-claude-response-body"/>
        <w:spacing w:line="360" w:lineRule="auto"/>
        <w:jc w:val="both"/>
        <w:rPr>
          <w:rFonts w:ascii="Arial" w:hAnsi="Arial" w:cs="Arial"/>
          <w:sz w:val="22"/>
          <w:szCs w:val="22"/>
        </w:rPr>
      </w:pPr>
      <w:r>
        <w:rPr>
          <w:rStyle w:val="Fett"/>
          <w:rFonts w:ascii="Arial" w:hAnsi="Arial" w:cs="Arial"/>
          <w:sz w:val="22"/>
          <w:szCs w:val="22"/>
        </w:rPr>
        <w:t xml:space="preserve">PD1: Fragmentierung bestehender </w:t>
      </w:r>
      <w:proofErr w:type="spellStart"/>
      <w:r>
        <w:rPr>
          <w:rStyle w:val="Fett"/>
          <w:rFonts w:ascii="Arial" w:hAnsi="Arial" w:cs="Arial"/>
          <w:sz w:val="22"/>
          <w:szCs w:val="22"/>
        </w:rPr>
        <w:t>Operationalisierungsframeworks</w:t>
      </w:r>
      <w:proofErr w:type="spellEnd"/>
      <w:r>
        <w:rPr>
          <w:rFonts w:ascii="Arial" w:hAnsi="Arial" w:cs="Arial"/>
          <w:sz w:val="22"/>
          <w:szCs w:val="22"/>
        </w:rPr>
        <w:t xml:space="preserve">: Traditionelle </w:t>
      </w:r>
      <w:proofErr w:type="spellStart"/>
      <w:r>
        <w:rPr>
          <w:rFonts w:ascii="Arial" w:hAnsi="Arial" w:cs="Arial"/>
          <w:sz w:val="22"/>
          <w:szCs w:val="22"/>
        </w:rPr>
        <w:t>MLOps</w:t>
      </w:r>
      <w:proofErr w:type="spellEnd"/>
      <w:r>
        <w:rPr>
          <w:rFonts w:ascii="Arial" w:hAnsi="Arial" w:cs="Arial"/>
          <w:sz w:val="22"/>
          <w:szCs w:val="22"/>
        </w:rPr>
        <w:t xml:space="preserve">-Ansätze wurden für </w:t>
      </w:r>
      <w:proofErr w:type="spellStart"/>
      <w:r>
        <w:rPr>
          <w:rFonts w:ascii="Arial" w:hAnsi="Arial" w:cs="Arial"/>
          <w:sz w:val="22"/>
          <w:szCs w:val="22"/>
        </w:rPr>
        <w:t>diskriminative</w:t>
      </w:r>
      <w:proofErr w:type="spellEnd"/>
      <w:r>
        <w:rPr>
          <w:rFonts w:ascii="Arial" w:hAnsi="Arial" w:cs="Arial"/>
          <w:sz w:val="22"/>
          <w:szCs w:val="22"/>
        </w:rPr>
        <w:t xml:space="preserve"> Modelle mit stabilen Datenpipelines konzipiert. Generative KI-Systeme unterscheiden sich fundamental durch probabilistisches Ausgabeverhalten, </w:t>
      </w:r>
      <w:proofErr w:type="spellStart"/>
      <w:r>
        <w:rPr>
          <w:rFonts w:ascii="Arial" w:hAnsi="Arial" w:cs="Arial"/>
          <w:sz w:val="22"/>
          <w:szCs w:val="22"/>
        </w:rPr>
        <w:t>Promptabhängigkeit</w:t>
      </w:r>
      <w:proofErr w:type="spellEnd"/>
      <w:r>
        <w:rPr>
          <w:rFonts w:ascii="Arial" w:hAnsi="Arial" w:cs="Arial"/>
          <w:sz w:val="22"/>
          <w:szCs w:val="22"/>
        </w:rPr>
        <w:t xml:space="preserve"> und erhöhte Anforderungen an </w:t>
      </w:r>
      <w:proofErr w:type="spellStart"/>
      <w:r>
        <w:rPr>
          <w:rFonts w:ascii="Arial" w:hAnsi="Arial" w:cs="Arial"/>
          <w:sz w:val="22"/>
          <w:szCs w:val="22"/>
        </w:rPr>
        <w:t>Observability</w:t>
      </w:r>
      <w:proofErr w:type="spellEnd"/>
      <w:r>
        <w:rPr>
          <w:rFonts w:ascii="Arial" w:hAnsi="Arial" w:cs="Arial"/>
          <w:sz w:val="22"/>
          <w:szCs w:val="22"/>
        </w:rPr>
        <w:t xml:space="preserve"> und Sicherheitsbewertung (Sinha et al., 2024, S. 1–2). Bestehende Frameworks adressieren typischerweise isolierte Lebenszyklusphasen - Training, </w:t>
      </w:r>
      <w:proofErr w:type="spellStart"/>
      <w:r>
        <w:rPr>
          <w:rFonts w:ascii="Arial" w:hAnsi="Arial" w:cs="Arial"/>
          <w:sz w:val="22"/>
          <w:szCs w:val="22"/>
        </w:rPr>
        <w:t>Deployment</w:t>
      </w:r>
      <w:proofErr w:type="spellEnd"/>
      <w:r>
        <w:rPr>
          <w:rFonts w:ascii="Arial" w:hAnsi="Arial" w:cs="Arial"/>
          <w:sz w:val="22"/>
          <w:szCs w:val="22"/>
        </w:rPr>
        <w:t xml:space="preserve"> oder Monitoring, ohne eine integrierte End-</w:t>
      </w:r>
      <w:proofErr w:type="spellStart"/>
      <w:r>
        <w:rPr>
          <w:rFonts w:ascii="Arial" w:hAnsi="Arial" w:cs="Arial"/>
          <w:sz w:val="22"/>
          <w:szCs w:val="22"/>
        </w:rPr>
        <w:t>to</w:t>
      </w:r>
      <w:proofErr w:type="spellEnd"/>
      <w:r>
        <w:rPr>
          <w:rFonts w:ascii="Arial" w:hAnsi="Arial" w:cs="Arial"/>
          <w:sz w:val="22"/>
          <w:szCs w:val="22"/>
        </w:rPr>
        <w:t>-End-</w:t>
      </w:r>
      <w:proofErr w:type="spellStart"/>
      <w:r>
        <w:rPr>
          <w:rFonts w:ascii="Arial" w:hAnsi="Arial" w:cs="Arial"/>
          <w:sz w:val="22"/>
          <w:szCs w:val="22"/>
        </w:rPr>
        <w:t>Governance</w:t>
      </w:r>
      <w:proofErr w:type="spellEnd"/>
      <w:r>
        <w:rPr>
          <w:rFonts w:ascii="Arial" w:hAnsi="Arial" w:cs="Arial"/>
          <w:sz w:val="22"/>
          <w:szCs w:val="22"/>
        </w:rPr>
        <w:t xml:space="preserve"> zu ermöglichen (Wang et al., 2025, S. 1; Díaz-De-</w:t>
      </w:r>
      <w:proofErr w:type="spellStart"/>
      <w:r>
        <w:rPr>
          <w:rFonts w:ascii="Arial" w:hAnsi="Arial" w:cs="Arial"/>
          <w:sz w:val="22"/>
          <w:szCs w:val="22"/>
        </w:rPr>
        <w:t>Arcaya</w:t>
      </w:r>
      <w:proofErr w:type="spellEnd"/>
      <w:r>
        <w:rPr>
          <w:rFonts w:ascii="Arial" w:hAnsi="Arial" w:cs="Arial"/>
          <w:sz w:val="22"/>
          <w:szCs w:val="22"/>
        </w:rPr>
        <w:t xml:space="preserve"> et al., 2024, S. 3). Obwohl sich die Operationsparadigmen von </w:t>
      </w:r>
      <w:proofErr w:type="spellStart"/>
      <w:r>
        <w:rPr>
          <w:rFonts w:ascii="Arial" w:hAnsi="Arial" w:cs="Arial"/>
          <w:sz w:val="22"/>
          <w:szCs w:val="22"/>
        </w:rPr>
        <w:t>MLOps</w:t>
      </w:r>
      <w:proofErr w:type="spellEnd"/>
      <w:r>
        <w:rPr>
          <w:rFonts w:ascii="Arial" w:hAnsi="Arial" w:cs="Arial"/>
          <w:sz w:val="22"/>
          <w:szCs w:val="22"/>
        </w:rPr>
        <w:t xml:space="preserve"> über </w:t>
      </w:r>
      <w:proofErr w:type="spellStart"/>
      <w:r>
        <w:rPr>
          <w:rFonts w:ascii="Arial" w:hAnsi="Arial" w:cs="Arial"/>
          <w:sz w:val="22"/>
          <w:szCs w:val="22"/>
        </w:rPr>
        <w:t>LLMOps</w:t>
      </w:r>
      <w:proofErr w:type="spellEnd"/>
      <w:r>
        <w:rPr>
          <w:rFonts w:ascii="Arial" w:hAnsi="Arial" w:cs="Arial"/>
          <w:sz w:val="22"/>
          <w:szCs w:val="22"/>
        </w:rPr>
        <w:t xml:space="preserve"> zu </w:t>
      </w:r>
      <w:proofErr w:type="spellStart"/>
      <w:r>
        <w:rPr>
          <w:rFonts w:ascii="Arial" w:hAnsi="Arial" w:cs="Arial"/>
          <w:sz w:val="22"/>
          <w:szCs w:val="22"/>
        </w:rPr>
        <w:t>GenAIOps</w:t>
      </w:r>
      <w:proofErr w:type="spellEnd"/>
      <w:r>
        <w:rPr>
          <w:rFonts w:ascii="Arial" w:hAnsi="Arial" w:cs="Arial"/>
          <w:sz w:val="22"/>
          <w:szCs w:val="22"/>
        </w:rPr>
        <w:t xml:space="preserve"> evolutionär weiterentwickeln (Kreuzberger et al., 2023; </w:t>
      </w:r>
      <w:proofErr w:type="spellStart"/>
      <w:r>
        <w:rPr>
          <w:rFonts w:ascii="Arial" w:hAnsi="Arial" w:cs="Arial"/>
          <w:sz w:val="22"/>
          <w:szCs w:val="22"/>
        </w:rPr>
        <w:t>Pahune</w:t>
      </w:r>
      <w:proofErr w:type="spellEnd"/>
      <w:r>
        <w:rPr>
          <w:rFonts w:ascii="Arial" w:hAnsi="Arial" w:cs="Arial"/>
          <w:sz w:val="22"/>
          <w:szCs w:val="22"/>
        </w:rPr>
        <w:t xml:space="preserve"> &amp; Akhtar, 2025; </w:t>
      </w:r>
      <w:proofErr w:type="spellStart"/>
      <w:r>
        <w:rPr>
          <w:rFonts w:ascii="Arial" w:hAnsi="Arial" w:cs="Arial"/>
          <w:sz w:val="22"/>
          <w:szCs w:val="22"/>
        </w:rPr>
        <w:t>Tantithamthavorn</w:t>
      </w:r>
      <w:proofErr w:type="spellEnd"/>
      <w:r>
        <w:rPr>
          <w:rFonts w:ascii="Arial" w:hAnsi="Arial" w:cs="Arial"/>
          <w:sz w:val="22"/>
          <w:szCs w:val="22"/>
        </w:rPr>
        <w:t xml:space="preserve"> et al., 2025), ist </w:t>
      </w:r>
      <w:proofErr w:type="spellStart"/>
      <w:r>
        <w:rPr>
          <w:rFonts w:ascii="Arial" w:hAnsi="Arial" w:cs="Arial"/>
          <w:sz w:val="22"/>
          <w:szCs w:val="22"/>
        </w:rPr>
        <w:t>GenAIOps</w:t>
      </w:r>
      <w:proofErr w:type="spellEnd"/>
      <w:r>
        <w:rPr>
          <w:rFonts w:ascii="Arial" w:hAnsi="Arial" w:cs="Arial"/>
          <w:sz w:val="22"/>
          <w:szCs w:val="22"/>
        </w:rPr>
        <w:t xml:space="preserve"> als operativer Rahmen bislang weder konzeptuell konsolidiert noch in eine standardisierte Enterprise-Referenzarchitektur überführt worden (Joshi, 2025, S. 8; </w:t>
      </w:r>
      <w:proofErr w:type="spellStart"/>
      <w:r>
        <w:rPr>
          <w:rFonts w:ascii="Arial" w:hAnsi="Arial" w:cs="Arial"/>
          <w:sz w:val="22"/>
          <w:szCs w:val="22"/>
        </w:rPr>
        <w:t>Pahune</w:t>
      </w:r>
      <w:proofErr w:type="spellEnd"/>
      <w:r>
        <w:rPr>
          <w:rFonts w:ascii="Arial" w:hAnsi="Arial" w:cs="Arial"/>
          <w:sz w:val="22"/>
          <w:szCs w:val="22"/>
        </w:rPr>
        <w:t xml:space="preserve"> &amp; Akhtar, 2025, S. 23). </w:t>
      </w:r>
    </w:p>
    <w:p w14:paraId="6BE135C5" w14:textId="77777777" w:rsidR="00962A99" w:rsidRPr="00962A99" w:rsidRDefault="00962A99" w:rsidP="00962A99">
      <w:pPr>
        <w:pStyle w:val="font-claude-response-body"/>
        <w:spacing w:line="360" w:lineRule="auto"/>
        <w:jc w:val="both"/>
        <w:rPr>
          <w:rFonts w:ascii="Arial" w:hAnsi="Arial" w:cs="Arial"/>
          <w:sz w:val="22"/>
          <w:szCs w:val="22"/>
        </w:rPr>
      </w:pPr>
      <w:r>
        <w:rPr>
          <w:rStyle w:val="Fett"/>
          <w:rFonts w:ascii="Arial" w:hAnsi="Arial" w:cs="Arial"/>
          <w:sz w:val="22"/>
          <w:szCs w:val="22"/>
        </w:rPr>
        <w:t>Lücke 1:</w:t>
      </w:r>
      <w:r>
        <w:rPr>
          <w:rFonts w:ascii="Arial" w:hAnsi="Arial" w:cs="Arial"/>
          <w:sz w:val="22"/>
          <w:szCs w:val="22"/>
        </w:rPr>
        <w:t xml:space="preserve"> Es fehlt eine integrierte Referenzarchitektur, die den </w:t>
      </w:r>
      <w:proofErr w:type="spellStart"/>
      <w:r>
        <w:rPr>
          <w:rFonts w:ascii="Arial" w:hAnsi="Arial" w:cs="Arial"/>
          <w:sz w:val="22"/>
          <w:szCs w:val="22"/>
        </w:rPr>
        <w:t>GenAI</w:t>
      </w:r>
      <w:proofErr w:type="spellEnd"/>
      <w:r>
        <w:rPr>
          <w:rFonts w:ascii="Arial" w:hAnsi="Arial" w:cs="Arial"/>
          <w:sz w:val="22"/>
          <w:szCs w:val="22"/>
        </w:rPr>
        <w:t>-Lifecycle end-</w:t>
      </w:r>
      <w:proofErr w:type="spellStart"/>
      <w:r>
        <w:rPr>
          <w:rFonts w:ascii="Arial" w:hAnsi="Arial" w:cs="Arial"/>
          <w:sz w:val="22"/>
          <w:szCs w:val="22"/>
        </w:rPr>
        <w:t>to</w:t>
      </w:r>
      <w:proofErr w:type="spellEnd"/>
      <w:r>
        <w:rPr>
          <w:rFonts w:ascii="Arial" w:hAnsi="Arial" w:cs="Arial"/>
          <w:sz w:val="22"/>
          <w:szCs w:val="22"/>
        </w:rPr>
        <w:t>-end abdeckt und phasenübergreifende Kontrollmechanismen ermöglicht.</w:t>
      </w:r>
    </w:p>
    <w:p w14:paraId="39D8A786" w14:textId="77777777" w:rsidR="00962A99" w:rsidRPr="00962A99" w:rsidRDefault="00962A99" w:rsidP="003F028C">
      <w:pPr>
        <w:pStyle w:val="font-claude-response-body"/>
        <w:spacing w:line="360" w:lineRule="auto"/>
        <w:jc w:val="both"/>
        <w:rPr>
          <w:rFonts w:ascii="Arial" w:hAnsi="Arial" w:cs="Arial"/>
          <w:sz w:val="22"/>
          <w:szCs w:val="22"/>
        </w:rPr>
      </w:pPr>
      <w:r>
        <w:rPr>
          <w:rStyle w:val="Fett"/>
          <w:rFonts w:ascii="Arial" w:hAnsi="Arial" w:cs="Arial"/>
          <w:sz w:val="22"/>
          <w:szCs w:val="22"/>
        </w:rPr>
        <w:t xml:space="preserve">PD2: Methodische </w:t>
      </w:r>
      <w:proofErr w:type="spellStart"/>
      <w:r>
        <w:rPr>
          <w:rStyle w:val="Fett"/>
          <w:rFonts w:ascii="Arial" w:hAnsi="Arial" w:cs="Arial"/>
          <w:sz w:val="22"/>
          <w:szCs w:val="22"/>
        </w:rPr>
        <w:t>Inadäquanz</w:t>
      </w:r>
      <w:proofErr w:type="spellEnd"/>
      <w:r>
        <w:rPr>
          <w:rStyle w:val="Fett"/>
          <w:rFonts w:ascii="Arial" w:hAnsi="Arial" w:cs="Arial"/>
          <w:sz w:val="22"/>
          <w:szCs w:val="22"/>
        </w:rPr>
        <w:t xml:space="preserve"> bestehender Qualitätssicherungsmechanismen</w:t>
      </w:r>
      <w:r>
        <w:rPr>
          <w:rFonts w:ascii="Arial" w:hAnsi="Arial" w:cs="Arial"/>
          <w:sz w:val="22"/>
          <w:szCs w:val="22"/>
        </w:rPr>
        <w:t>: Etablierte Qualitätskontrollverfahren basieren auf deterministischen Metriken (</w:t>
      </w:r>
      <w:proofErr w:type="spellStart"/>
      <w:r>
        <w:rPr>
          <w:rFonts w:ascii="Arial" w:hAnsi="Arial" w:cs="Arial"/>
          <w:sz w:val="22"/>
          <w:szCs w:val="22"/>
        </w:rPr>
        <w:t>Accuracy</w:t>
      </w:r>
      <w:proofErr w:type="spellEnd"/>
      <w:r>
        <w:rPr>
          <w:rFonts w:ascii="Arial" w:hAnsi="Arial" w:cs="Arial"/>
          <w:sz w:val="22"/>
          <w:szCs w:val="22"/>
        </w:rPr>
        <w:t xml:space="preserve">, F1-Score, AUC-ROC), die für stochastische, kontextabhängige </w:t>
      </w:r>
      <w:proofErr w:type="spellStart"/>
      <w:r>
        <w:rPr>
          <w:rFonts w:ascii="Arial" w:hAnsi="Arial" w:cs="Arial"/>
          <w:sz w:val="22"/>
          <w:szCs w:val="22"/>
        </w:rPr>
        <w:t>GenAI</w:t>
      </w:r>
      <w:proofErr w:type="spellEnd"/>
      <w:r>
        <w:rPr>
          <w:rFonts w:ascii="Arial" w:hAnsi="Arial" w:cs="Arial"/>
          <w:sz w:val="22"/>
          <w:szCs w:val="22"/>
        </w:rPr>
        <w:t>-Outputs methodisch ungeeignet sind (</w:t>
      </w:r>
      <w:proofErr w:type="spellStart"/>
      <w:r>
        <w:rPr>
          <w:rFonts w:ascii="Arial" w:hAnsi="Arial" w:cs="Arial"/>
          <w:sz w:val="22"/>
          <w:szCs w:val="22"/>
        </w:rPr>
        <w:t>Polyakovska</w:t>
      </w:r>
      <w:proofErr w:type="spellEnd"/>
      <w:r>
        <w:rPr>
          <w:rFonts w:ascii="Arial" w:hAnsi="Arial" w:cs="Arial"/>
          <w:sz w:val="22"/>
          <w:szCs w:val="22"/>
        </w:rPr>
        <w:t xml:space="preserve">, 2025, S. 2, 5). Diese </w:t>
      </w:r>
      <w:proofErr w:type="spellStart"/>
      <w:r>
        <w:rPr>
          <w:rFonts w:ascii="Arial" w:hAnsi="Arial" w:cs="Arial"/>
          <w:sz w:val="22"/>
          <w:szCs w:val="22"/>
        </w:rPr>
        <w:t>Inadäquanz</w:t>
      </w:r>
      <w:proofErr w:type="spellEnd"/>
      <w:r>
        <w:rPr>
          <w:rFonts w:ascii="Arial" w:hAnsi="Arial" w:cs="Arial"/>
          <w:sz w:val="22"/>
          <w:szCs w:val="22"/>
        </w:rPr>
        <w:t xml:space="preserve"> manifestiert sich in drei Defiziten: (1) fehlende standardisierte </w:t>
      </w:r>
      <w:proofErr w:type="spellStart"/>
      <w:r>
        <w:rPr>
          <w:rFonts w:ascii="Arial" w:hAnsi="Arial" w:cs="Arial"/>
          <w:sz w:val="22"/>
          <w:szCs w:val="22"/>
        </w:rPr>
        <w:t>Evaluationsmetriken</w:t>
      </w:r>
      <w:proofErr w:type="spellEnd"/>
      <w:r>
        <w:rPr>
          <w:rFonts w:ascii="Arial" w:hAnsi="Arial" w:cs="Arial"/>
          <w:sz w:val="22"/>
          <w:szCs w:val="22"/>
        </w:rPr>
        <w:t xml:space="preserve"> für </w:t>
      </w:r>
      <w:proofErr w:type="spellStart"/>
      <w:r>
        <w:rPr>
          <w:rFonts w:ascii="Arial" w:hAnsi="Arial" w:cs="Arial"/>
          <w:sz w:val="22"/>
          <w:szCs w:val="22"/>
        </w:rPr>
        <w:t>GenAI</w:t>
      </w:r>
      <w:proofErr w:type="spellEnd"/>
      <w:r>
        <w:rPr>
          <w:rFonts w:ascii="Arial" w:hAnsi="Arial" w:cs="Arial"/>
          <w:sz w:val="22"/>
          <w:szCs w:val="22"/>
        </w:rPr>
        <w:t>-spezifische Risikodimensionen wie Halluzinationsraten oder Prompt-</w:t>
      </w:r>
      <w:proofErr w:type="spellStart"/>
      <w:r>
        <w:rPr>
          <w:rFonts w:ascii="Arial" w:hAnsi="Arial" w:cs="Arial"/>
          <w:sz w:val="22"/>
          <w:szCs w:val="22"/>
        </w:rPr>
        <w:t>Injection</w:t>
      </w:r>
      <w:proofErr w:type="spellEnd"/>
      <w:r>
        <w:rPr>
          <w:rFonts w:ascii="Arial" w:hAnsi="Arial" w:cs="Arial"/>
          <w:sz w:val="22"/>
          <w:szCs w:val="22"/>
        </w:rPr>
        <w:t>-</w:t>
      </w:r>
      <w:proofErr w:type="spellStart"/>
      <w:r>
        <w:rPr>
          <w:rFonts w:ascii="Arial" w:hAnsi="Arial" w:cs="Arial"/>
          <w:sz w:val="22"/>
          <w:szCs w:val="22"/>
        </w:rPr>
        <w:t>Vulnerabilities</w:t>
      </w:r>
      <w:proofErr w:type="spellEnd"/>
      <w:r>
        <w:rPr>
          <w:rFonts w:ascii="Arial" w:hAnsi="Arial" w:cs="Arial"/>
          <w:sz w:val="22"/>
          <w:szCs w:val="22"/>
        </w:rPr>
        <w:t xml:space="preserve"> (</w:t>
      </w:r>
      <w:proofErr w:type="spellStart"/>
      <w:r>
        <w:rPr>
          <w:rFonts w:ascii="Arial" w:hAnsi="Arial" w:cs="Arial"/>
          <w:sz w:val="22"/>
          <w:szCs w:val="22"/>
        </w:rPr>
        <w:t>Xu</w:t>
      </w:r>
      <w:proofErr w:type="spellEnd"/>
      <w:r>
        <w:rPr>
          <w:rFonts w:ascii="Arial" w:hAnsi="Arial" w:cs="Arial"/>
          <w:sz w:val="22"/>
          <w:szCs w:val="22"/>
        </w:rPr>
        <w:t xml:space="preserve"> et al., 2025, S. 14), (2) unzureichende </w:t>
      </w:r>
      <w:proofErr w:type="spellStart"/>
      <w:r>
        <w:rPr>
          <w:rFonts w:ascii="Arial" w:hAnsi="Arial" w:cs="Arial"/>
          <w:sz w:val="22"/>
          <w:szCs w:val="22"/>
        </w:rPr>
        <w:t>Observability</w:t>
      </w:r>
      <w:proofErr w:type="spellEnd"/>
      <w:r>
        <w:rPr>
          <w:rFonts w:ascii="Arial" w:hAnsi="Arial" w:cs="Arial"/>
          <w:sz w:val="22"/>
          <w:szCs w:val="22"/>
        </w:rPr>
        <w:t xml:space="preserve">-Infrastruktur zur </w:t>
      </w:r>
      <w:r>
        <w:rPr>
          <w:rFonts w:ascii="Arial" w:hAnsi="Arial" w:cs="Arial"/>
          <w:sz w:val="22"/>
          <w:szCs w:val="22"/>
        </w:rPr>
        <w:lastRenderedPageBreak/>
        <w:t xml:space="preserve">Erzeugung und </w:t>
      </w:r>
      <w:proofErr w:type="spellStart"/>
      <w:r>
        <w:rPr>
          <w:rFonts w:ascii="Arial" w:hAnsi="Arial" w:cs="Arial"/>
          <w:sz w:val="22"/>
          <w:szCs w:val="22"/>
        </w:rPr>
        <w:t>Persistierung</w:t>
      </w:r>
      <w:proofErr w:type="spellEnd"/>
      <w:r>
        <w:rPr>
          <w:rFonts w:ascii="Arial" w:hAnsi="Arial" w:cs="Arial"/>
          <w:sz w:val="22"/>
          <w:szCs w:val="22"/>
        </w:rPr>
        <w:t xml:space="preserve"> prüfbarer Evidenz</w:t>
      </w:r>
      <w:r>
        <w:rPr>
          <w:rStyle w:val="Funotenzeichen"/>
          <w:rFonts w:ascii="Arial" w:hAnsi="Arial" w:cs="Arial"/>
          <w:sz w:val="22"/>
          <w:szCs w:val="22"/>
        </w:rPr>
        <w:footnoteReference w:id="1"/>
      </w:r>
      <w:r>
        <w:rPr>
          <w:rFonts w:ascii="Arial" w:hAnsi="Arial" w:cs="Arial"/>
          <w:sz w:val="22"/>
          <w:szCs w:val="22"/>
        </w:rPr>
        <w:t xml:space="preserve"> (</w:t>
      </w:r>
      <w:proofErr w:type="spellStart"/>
      <w:r>
        <w:rPr>
          <w:rFonts w:ascii="Arial" w:hAnsi="Arial" w:cs="Arial"/>
          <w:sz w:val="22"/>
          <w:szCs w:val="22"/>
        </w:rPr>
        <w:t>Xu</w:t>
      </w:r>
      <w:proofErr w:type="spellEnd"/>
      <w:r>
        <w:rPr>
          <w:rFonts w:ascii="Arial" w:hAnsi="Arial" w:cs="Arial"/>
          <w:sz w:val="22"/>
          <w:szCs w:val="22"/>
        </w:rPr>
        <w:t xml:space="preserve"> et al., 2025, S. 15; </w:t>
      </w:r>
      <w:proofErr w:type="spellStart"/>
      <w:r>
        <w:rPr>
          <w:rFonts w:ascii="Arial" w:hAnsi="Arial" w:cs="Arial"/>
          <w:sz w:val="22"/>
          <w:szCs w:val="22"/>
        </w:rPr>
        <w:t>Polyakovska</w:t>
      </w:r>
      <w:proofErr w:type="spellEnd"/>
      <w:r>
        <w:rPr>
          <w:rFonts w:ascii="Arial" w:hAnsi="Arial" w:cs="Arial"/>
          <w:sz w:val="22"/>
          <w:szCs w:val="22"/>
        </w:rPr>
        <w:t xml:space="preserve">, 2025, S. 6–7), und (3) fehlende phasenübergreifende Orchestrierung von Qualitätskontrollpunkten mit definierten Übergabekriterien (Wang et al., 2025, S. 1–2). </w:t>
      </w:r>
      <w:r>
        <w:rPr>
          <w:rStyle w:val="Fett"/>
          <w:rFonts w:ascii="Arial" w:hAnsi="Arial" w:cs="Arial"/>
          <w:sz w:val="22"/>
          <w:szCs w:val="22"/>
        </w:rPr>
        <w:t>Lücke 2:</w:t>
      </w:r>
      <w:r>
        <w:rPr>
          <w:rFonts w:ascii="Arial" w:hAnsi="Arial" w:cs="Arial"/>
          <w:sz w:val="22"/>
          <w:szCs w:val="22"/>
        </w:rPr>
        <w:t xml:space="preserve"> Für generative KI-Systeme existieren keine formalisierten, automatisierbaren Kontrollpunkte (Quality Gates), die Phasenübergänge an prüfbare Qualitätskriterien und nachweisbare Evidenz binden.</w:t>
      </w:r>
    </w:p>
    <w:p w14:paraId="479F9B2B" w14:textId="1BB717A0" w:rsidR="003F028C" w:rsidRDefault="00962A99" w:rsidP="00962A99">
      <w:pPr>
        <w:pStyle w:val="font-claude-response-body"/>
        <w:spacing w:line="360" w:lineRule="auto"/>
        <w:jc w:val="both"/>
        <w:rPr>
          <w:rFonts w:ascii="Arial" w:hAnsi="Arial" w:cs="Arial"/>
          <w:sz w:val="22"/>
          <w:szCs w:val="22"/>
        </w:rPr>
      </w:pPr>
      <w:r>
        <w:rPr>
          <w:rStyle w:val="Fett"/>
          <w:rFonts w:ascii="Arial" w:hAnsi="Arial" w:cs="Arial"/>
          <w:sz w:val="22"/>
          <w:szCs w:val="22"/>
        </w:rPr>
        <w:t>PD3: Compliance-</w:t>
      </w:r>
      <w:proofErr w:type="spellStart"/>
      <w:r>
        <w:rPr>
          <w:rStyle w:val="Fett"/>
          <w:rFonts w:ascii="Arial" w:hAnsi="Arial" w:cs="Arial"/>
          <w:sz w:val="22"/>
          <w:szCs w:val="22"/>
        </w:rPr>
        <w:t>Operationalisierungslücke</w:t>
      </w:r>
      <w:proofErr w:type="spellEnd"/>
      <w:r>
        <w:rPr>
          <w:rStyle w:val="Fett"/>
          <w:rFonts w:ascii="Arial" w:hAnsi="Arial" w:cs="Arial"/>
          <w:sz w:val="22"/>
          <w:szCs w:val="22"/>
        </w:rPr>
        <w:t xml:space="preserve"> (EU AI Act)</w:t>
      </w:r>
      <w:r>
        <w:rPr>
          <w:rFonts w:ascii="Arial" w:hAnsi="Arial" w:cs="Arial"/>
          <w:sz w:val="22"/>
          <w:szCs w:val="22"/>
        </w:rPr>
        <w:t>: Der EU AI Act definiert für Hochrisiko-KI-Systeme verbindliche Anforderungen an Risikomanagement (Art. 9), Daten-</w:t>
      </w:r>
      <w:proofErr w:type="spellStart"/>
      <w:r>
        <w:rPr>
          <w:rFonts w:ascii="Arial" w:hAnsi="Arial" w:cs="Arial"/>
          <w:sz w:val="22"/>
          <w:szCs w:val="22"/>
        </w:rPr>
        <w:t>Governance</w:t>
      </w:r>
      <w:proofErr w:type="spellEnd"/>
      <w:r>
        <w:rPr>
          <w:rFonts w:ascii="Arial" w:hAnsi="Arial" w:cs="Arial"/>
          <w:sz w:val="22"/>
          <w:szCs w:val="22"/>
        </w:rPr>
        <w:t xml:space="preserve"> (Art. 10), Dokumentation (Art. 11), Protokollierung (Art. 12), Transparenz (Art. 13), menschliche Aufsicht (Art. 14) sowie Genauigkeit, Robustheit und Cybersicherheit (Art. 15) (Europäische Union, 2024, S. 56–61). </w:t>
      </w:r>
      <w:r w:rsidR="00DD4438" w:rsidRPr="00DD4438">
        <w:rPr>
          <w:rFonts w:ascii="Arial" w:hAnsi="Arial" w:cs="Arial"/>
          <w:sz w:val="22"/>
          <w:szCs w:val="22"/>
        </w:rPr>
        <w:t>Policy-</w:t>
      </w:r>
      <w:proofErr w:type="spellStart"/>
      <w:r w:rsidR="00DD4438" w:rsidRPr="00DD4438">
        <w:rPr>
          <w:rFonts w:ascii="Arial" w:hAnsi="Arial" w:cs="Arial"/>
          <w:sz w:val="22"/>
          <w:szCs w:val="22"/>
        </w:rPr>
        <w:t>as</w:t>
      </w:r>
      <w:proofErr w:type="spellEnd"/>
      <w:r w:rsidR="00DD4438" w:rsidRPr="00DD4438">
        <w:rPr>
          <w:rFonts w:ascii="Arial" w:hAnsi="Arial" w:cs="Arial"/>
          <w:sz w:val="22"/>
          <w:szCs w:val="22"/>
        </w:rPr>
        <w:t xml:space="preserve">-Code: Alle regulatorischen und organisatorischen Prüfungen (insb. EU AI Act Art. 9, 11, 12, 14, 15) werden als maschinenlesbare </w:t>
      </w:r>
      <w:proofErr w:type="spellStart"/>
      <w:r w:rsidR="00DD4438" w:rsidRPr="00DD4438">
        <w:rPr>
          <w:rFonts w:ascii="Arial" w:hAnsi="Arial" w:cs="Arial"/>
          <w:sz w:val="22"/>
          <w:szCs w:val="22"/>
        </w:rPr>
        <w:t>Policies</w:t>
      </w:r>
      <w:proofErr w:type="spellEnd"/>
      <w:r w:rsidR="00DD4438" w:rsidRPr="00DD4438">
        <w:rPr>
          <w:rFonts w:ascii="Arial" w:hAnsi="Arial" w:cs="Arial"/>
          <w:sz w:val="22"/>
          <w:szCs w:val="22"/>
        </w:rPr>
        <w:t xml:space="preserve"> formuliert</w:t>
      </w:r>
      <w:r w:rsidR="00B92BFC">
        <w:rPr>
          <w:rFonts w:ascii="Arial" w:hAnsi="Arial" w:cs="Arial"/>
          <w:sz w:val="22"/>
          <w:szCs w:val="22"/>
        </w:rPr>
        <w:t xml:space="preserve"> </w:t>
      </w:r>
      <w:r>
        <w:rPr>
          <w:rFonts w:ascii="Arial" w:hAnsi="Arial" w:cs="Arial"/>
          <w:sz w:val="22"/>
          <w:szCs w:val="22"/>
        </w:rPr>
        <w:t>— sie liefern keine technische Übersetzung in maschinenprüfbare Controls und keine durchgängige Evidenzkette für Audits. In der Literatur wird hervorgehoben, dass eine konsistente Abbildung regulatorischer Anforderungen in operative, automatisiert verifizierbare Protokolle nicht existiert (Díaz-Rodríguez et al., 2023, S. 14) und die KI-</w:t>
      </w:r>
      <w:proofErr w:type="spellStart"/>
      <w:r>
        <w:rPr>
          <w:rFonts w:ascii="Arial" w:hAnsi="Arial" w:cs="Arial"/>
          <w:sz w:val="22"/>
          <w:szCs w:val="22"/>
        </w:rPr>
        <w:t>Governance</w:t>
      </w:r>
      <w:proofErr w:type="spellEnd"/>
      <w:r>
        <w:rPr>
          <w:rFonts w:ascii="Arial" w:hAnsi="Arial" w:cs="Arial"/>
          <w:sz w:val="22"/>
          <w:szCs w:val="22"/>
        </w:rPr>
        <w:t>-Forschung als deutlich unterentwickelt beschrieben wird (</w:t>
      </w:r>
      <w:proofErr w:type="spellStart"/>
      <w:r>
        <w:rPr>
          <w:rFonts w:ascii="Arial" w:hAnsi="Arial" w:cs="Arial"/>
          <w:sz w:val="22"/>
          <w:szCs w:val="22"/>
        </w:rPr>
        <w:t>Taeihagh</w:t>
      </w:r>
      <w:proofErr w:type="spellEnd"/>
      <w:r>
        <w:rPr>
          <w:rFonts w:ascii="Arial" w:hAnsi="Arial" w:cs="Arial"/>
          <w:sz w:val="22"/>
          <w:szCs w:val="22"/>
        </w:rPr>
        <w:t xml:space="preserve">, 2025, S. 2, 7). Zwar existieren erste </w:t>
      </w:r>
      <w:proofErr w:type="spellStart"/>
      <w:r>
        <w:rPr>
          <w:rFonts w:ascii="Arial" w:hAnsi="Arial" w:cs="Arial"/>
          <w:sz w:val="22"/>
          <w:szCs w:val="22"/>
        </w:rPr>
        <w:t>Governance</w:t>
      </w:r>
      <w:proofErr w:type="spellEnd"/>
      <w:r>
        <w:rPr>
          <w:rFonts w:ascii="Arial" w:hAnsi="Arial" w:cs="Arial"/>
          <w:sz w:val="22"/>
          <w:szCs w:val="22"/>
        </w:rPr>
        <w:t xml:space="preserve">-Frameworks wie AIGA (Burns et al., 2025) und CERTAIN (Kovac et al., 2025), doch bleibt deren technische Operationalisierung als automatisierte Pipeline-Kontrolle offen — beide verbleiben auf konzeptioneller Ebene und adressieren primär klassische ML-Systeme. </w:t>
      </w:r>
    </w:p>
    <w:p w14:paraId="51109224" w14:textId="77777777" w:rsidR="00962A99" w:rsidRPr="00962A99" w:rsidRDefault="00962A99" w:rsidP="00962A99">
      <w:pPr>
        <w:pStyle w:val="font-claude-response-body"/>
        <w:spacing w:line="360" w:lineRule="auto"/>
        <w:jc w:val="both"/>
        <w:rPr>
          <w:rFonts w:ascii="Arial" w:hAnsi="Arial" w:cs="Arial"/>
          <w:sz w:val="22"/>
          <w:szCs w:val="22"/>
        </w:rPr>
      </w:pPr>
      <w:r>
        <w:rPr>
          <w:rStyle w:val="Fett"/>
          <w:rFonts w:ascii="Arial" w:hAnsi="Arial" w:cs="Arial"/>
          <w:sz w:val="22"/>
          <w:szCs w:val="22"/>
        </w:rPr>
        <w:t>Lücke 3:</w:t>
      </w:r>
      <w:r>
        <w:rPr>
          <w:rFonts w:ascii="Arial" w:hAnsi="Arial" w:cs="Arial"/>
          <w:sz w:val="22"/>
          <w:szCs w:val="22"/>
        </w:rPr>
        <w:t xml:space="preserve"> Ein systematischer Ansatz, der AI-Act-spezifische Pflichten konsistent in Policy-/Compliance-</w:t>
      </w:r>
      <w:proofErr w:type="spellStart"/>
      <w:r>
        <w:rPr>
          <w:rFonts w:ascii="Arial" w:hAnsi="Arial" w:cs="Arial"/>
          <w:sz w:val="22"/>
          <w:szCs w:val="22"/>
        </w:rPr>
        <w:t>as</w:t>
      </w:r>
      <w:proofErr w:type="spellEnd"/>
      <w:r>
        <w:rPr>
          <w:rFonts w:ascii="Arial" w:hAnsi="Arial" w:cs="Arial"/>
          <w:sz w:val="22"/>
          <w:szCs w:val="22"/>
        </w:rPr>
        <w:t xml:space="preserve">-Code überführt und über den </w:t>
      </w:r>
      <w:proofErr w:type="spellStart"/>
      <w:r>
        <w:rPr>
          <w:rFonts w:ascii="Arial" w:hAnsi="Arial" w:cs="Arial"/>
          <w:sz w:val="22"/>
          <w:szCs w:val="22"/>
        </w:rPr>
        <w:t>GenAI</w:t>
      </w:r>
      <w:proofErr w:type="spellEnd"/>
      <w:r>
        <w:rPr>
          <w:rFonts w:ascii="Arial" w:hAnsi="Arial" w:cs="Arial"/>
          <w:sz w:val="22"/>
          <w:szCs w:val="22"/>
        </w:rPr>
        <w:t>-Lifecycle als automatisierte Quality Gates orchestriert, ist in der bestehenden Literatur nicht dokumentiert.</w:t>
      </w:r>
    </w:p>
    <w:p w14:paraId="03C360E6" w14:textId="77777777" w:rsidR="00962A99" w:rsidRPr="00962A99" w:rsidRDefault="00962A99" w:rsidP="00962A99">
      <w:pPr>
        <w:pStyle w:val="font-claude-response-body"/>
        <w:spacing w:line="360" w:lineRule="auto"/>
        <w:jc w:val="both"/>
        <w:rPr>
          <w:rFonts w:ascii="Arial" w:hAnsi="Arial" w:cs="Arial"/>
          <w:sz w:val="22"/>
          <w:szCs w:val="22"/>
        </w:rPr>
      </w:pPr>
      <w:r>
        <w:rPr>
          <w:rStyle w:val="Fett"/>
          <w:rFonts w:ascii="Arial" w:hAnsi="Arial" w:cs="Arial"/>
          <w:sz w:val="22"/>
          <w:szCs w:val="22"/>
        </w:rPr>
        <w:t xml:space="preserve">Synthese und resultierende Forschungslücke: </w:t>
      </w:r>
      <w:r>
        <w:rPr>
          <w:rFonts w:ascii="Arial" w:hAnsi="Arial" w:cs="Arial"/>
          <w:sz w:val="22"/>
          <w:szCs w:val="22"/>
        </w:rPr>
        <w:t xml:space="preserve">Die drei Problemdimensionen beschreiben eine kumulative Lücke: Bestehende Frameworks sind fragmentiert und decken den </w:t>
      </w:r>
      <w:proofErr w:type="spellStart"/>
      <w:r>
        <w:rPr>
          <w:rFonts w:ascii="Arial" w:hAnsi="Arial" w:cs="Arial"/>
          <w:sz w:val="22"/>
          <w:szCs w:val="22"/>
        </w:rPr>
        <w:t>GenAI</w:t>
      </w:r>
      <w:proofErr w:type="spellEnd"/>
      <w:r>
        <w:rPr>
          <w:rFonts w:ascii="Arial" w:hAnsi="Arial" w:cs="Arial"/>
          <w:sz w:val="22"/>
          <w:szCs w:val="22"/>
        </w:rPr>
        <w:t xml:space="preserve">-Lifecycle nicht integriert ab (PD1). Formalisierte, automatisierbare Quality Gates, die der stochastischen Natur generativer Systeme methodisch gerecht werden, fehlen (PD2). Und eine systematische Übersetzung der EU-AI-Act-Anforderungen in maschinenprüfbare </w:t>
      </w:r>
      <w:proofErr w:type="spellStart"/>
      <w:r>
        <w:rPr>
          <w:rFonts w:ascii="Arial" w:hAnsi="Arial" w:cs="Arial"/>
          <w:sz w:val="22"/>
          <w:szCs w:val="22"/>
        </w:rPr>
        <w:t>Policies</w:t>
      </w:r>
      <w:proofErr w:type="spellEnd"/>
      <w:r>
        <w:rPr>
          <w:rFonts w:ascii="Arial" w:hAnsi="Arial" w:cs="Arial"/>
          <w:sz w:val="22"/>
          <w:szCs w:val="22"/>
        </w:rPr>
        <w:t xml:space="preserve"> mit skalierbarer Evidenzerzeugung ist nicht dokumentiert (PD3). Diese dreifache Lücke — </w:t>
      </w:r>
      <w:r>
        <w:rPr>
          <w:rFonts w:ascii="Arial" w:hAnsi="Arial" w:cs="Arial"/>
          <w:b/>
          <w:bCs/>
          <w:sz w:val="22"/>
          <w:szCs w:val="22"/>
        </w:rPr>
        <w:t>strukturell, methodisch, regulatorisch</w:t>
      </w:r>
      <w:r>
        <w:rPr>
          <w:rFonts w:ascii="Arial" w:hAnsi="Arial" w:cs="Arial"/>
          <w:sz w:val="22"/>
          <w:szCs w:val="22"/>
        </w:rPr>
        <w:t xml:space="preserve"> — begründet den Bedarf an einer integrierten Enterprise-</w:t>
      </w:r>
      <w:r>
        <w:rPr>
          <w:rFonts w:ascii="Arial" w:hAnsi="Arial" w:cs="Arial"/>
          <w:sz w:val="22"/>
          <w:szCs w:val="22"/>
        </w:rPr>
        <w:lastRenderedPageBreak/>
        <w:t xml:space="preserve">Referenzarchitektur, die </w:t>
      </w:r>
      <w:proofErr w:type="spellStart"/>
      <w:r>
        <w:rPr>
          <w:rFonts w:ascii="Arial" w:hAnsi="Arial" w:cs="Arial"/>
          <w:sz w:val="22"/>
          <w:szCs w:val="22"/>
        </w:rPr>
        <w:t>cloud</w:t>
      </w:r>
      <w:proofErr w:type="spellEnd"/>
      <w:r>
        <w:rPr>
          <w:rFonts w:ascii="Arial" w:hAnsi="Arial" w:cs="Arial"/>
          <w:sz w:val="22"/>
          <w:szCs w:val="22"/>
        </w:rPr>
        <w:t xml:space="preserve">-native </w:t>
      </w:r>
      <w:proofErr w:type="spellStart"/>
      <w:r>
        <w:rPr>
          <w:rFonts w:ascii="Arial" w:hAnsi="Arial" w:cs="Arial"/>
          <w:sz w:val="22"/>
          <w:szCs w:val="22"/>
        </w:rPr>
        <w:t>GenAIOps</w:t>
      </w:r>
      <w:proofErr w:type="spellEnd"/>
      <w:r>
        <w:rPr>
          <w:rFonts w:ascii="Arial" w:hAnsi="Arial" w:cs="Arial"/>
          <w:sz w:val="22"/>
          <w:szCs w:val="22"/>
        </w:rPr>
        <w:t>-Praktiken mit automatisierten Quality Gates verbindet und die Anforderungen des EU AI Act als prüfbare Kontrollmechanismen in CI/CD/CT-Pipelines operationalisiert.</w:t>
      </w:r>
    </w:p>
    <w:p w14:paraId="796907A8" w14:textId="77777777" w:rsidR="00962A99" w:rsidRPr="00962A99" w:rsidRDefault="00962A99" w:rsidP="00F53282">
      <w:pPr>
        <w:pStyle w:val="berschrift2"/>
      </w:pPr>
      <w:bookmarkStart w:id="3" w:name="_Toc223145423"/>
      <w:r>
        <w:t>1.3 Zielsetzung</w:t>
      </w:r>
      <w:bookmarkEnd w:id="3"/>
    </w:p>
    <w:p w14:paraId="4D57A966" w14:textId="18F4930C" w:rsidR="003F028C" w:rsidRDefault="00962A99" w:rsidP="00962A99">
      <w:pPr>
        <w:pStyle w:val="font-claude-response-body"/>
        <w:spacing w:line="360" w:lineRule="auto"/>
        <w:jc w:val="both"/>
        <w:rPr>
          <w:rFonts w:ascii="Arial" w:hAnsi="Arial" w:cs="Arial"/>
          <w:sz w:val="22"/>
          <w:szCs w:val="22"/>
        </w:rPr>
      </w:pPr>
      <w:del w:id="4" w:author="Claude" w:date="2026-02-28T00:00:00Z">
        <w:r>
          <w:rPr>
            <w:rFonts w:ascii="Arial" w:hAnsi="Arial" w:cs="Arial"/>
            <w:sz w:val="22"/>
            <w:szCs w:val="22"/>
          </w:rPr>
          <w:delText xml:space="preserve">Ziel der Arbeit ist die Entwicklung einer cloud-nativen Referenzarchitektur für GenAIOps, die normative Anforderungen — primär abgeleitet aus dem EU AI Act (VO 2024/1689) durch ein lifecycle-integriertes Quality-Gate-Kontrollsystem systematisch operationalisiert. Die Architektur verfolgt den Ansatz </w:delText>
        </w:r>
      </w:del>
      <w:r>
        <w:rPr>
          <w:rFonts w:ascii="Arial" w:hAnsi="Arial" w:cs="Arial"/>
          <w:sz w:val="22"/>
          <w:szCs w:val="22"/>
        </w:rPr>
        <w:t xml:space="preserve">Ziel der Arbeit ist die Entwicklung einer </w:t>
      </w:r>
      <w:proofErr w:type="spellStart"/>
      <w:r>
        <w:rPr>
          <w:rFonts w:ascii="Arial" w:hAnsi="Arial" w:cs="Arial"/>
          <w:sz w:val="22"/>
          <w:szCs w:val="22"/>
        </w:rPr>
        <w:t>cloud</w:t>
      </w:r>
      <w:proofErr w:type="spellEnd"/>
      <w:r>
        <w:rPr>
          <w:rFonts w:ascii="Arial" w:hAnsi="Arial" w:cs="Arial"/>
          <w:sz w:val="22"/>
          <w:szCs w:val="22"/>
        </w:rPr>
        <w:t xml:space="preserve">-nativen Referenzarchitektur für </w:t>
      </w:r>
      <w:proofErr w:type="spellStart"/>
      <w:r>
        <w:rPr>
          <w:rFonts w:ascii="Arial" w:hAnsi="Arial" w:cs="Arial"/>
          <w:sz w:val="22"/>
          <w:szCs w:val="22"/>
        </w:rPr>
        <w:t>GenAIOps</w:t>
      </w:r>
      <w:proofErr w:type="spellEnd"/>
      <w:r>
        <w:rPr>
          <w:rFonts w:ascii="Arial" w:hAnsi="Arial" w:cs="Arial"/>
          <w:sz w:val="22"/>
          <w:szCs w:val="22"/>
        </w:rPr>
        <w:t xml:space="preserve">, </w:t>
      </w:r>
      <w:r w:rsidR="00F17FA0">
        <w:rPr>
          <w:rFonts w:ascii="Arial" w:hAnsi="Arial" w:cs="Arial"/>
          <w:sz w:val="22"/>
          <w:szCs w:val="22"/>
        </w:rPr>
        <w:t>die regulatorischen, technischen und strategischen Anforderungen</w:t>
      </w:r>
      <w:r>
        <w:rPr>
          <w:rFonts w:ascii="Arial" w:hAnsi="Arial" w:cs="Arial"/>
          <w:sz w:val="22"/>
          <w:szCs w:val="22"/>
        </w:rPr>
        <w:t xml:space="preserve"> — unter besonderer Berücksichtigung des EU AI Act (VO 2024/1689) — durch ein </w:t>
      </w:r>
      <w:proofErr w:type="spellStart"/>
      <w:r>
        <w:rPr>
          <w:rFonts w:ascii="Arial" w:hAnsi="Arial" w:cs="Arial"/>
          <w:sz w:val="22"/>
          <w:szCs w:val="22"/>
        </w:rPr>
        <w:t>lifecycle</w:t>
      </w:r>
      <w:proofErr w:type="spellEnd"/>
      <w:r>
        <w:rPr>
          <w:rFonts w:ascii="Arial" w:hAnsi="Arial" w:cs="Arial"/>
          <w:sz w:val="22"/>
          <w:szCs w:val="22"/>
        </w:rPr>
        <w:t xml:space="preserve">-integriertes Quality-Gate-Kontrollsystem systematisch operationalisiert. Die Architektur verfolgt den Ansatz </w:t>
      </w:r>
      <w:proofErr w:type="spellStart"/>
      <w:r>
        <w:rPr>
          <w:rStyle w:val="Fett"/>
          <w:rFonts w:ascii="Arial" w:hAnsi="Arial" w:cs="Arial"/>
          <w:sz w:val="22"/>
          <w:szCs w:val="22"/>
        </w:rPr>
        <w:t>Accountability</w:t>
      </w:r>
      <w:proofErr w:type="spellEnd"/>
      <w:r>
        <w:rPr>
          <w:rStyle w:val="Fett"/>
          <w:rFonts w:ascii="Arial" w:hAnsi="Arial" w:cs="Arial"/>
          <w:sz w:val="22"/>
          <w:szCs w:val="22"/>
        </w:rPr>
        <w:t>-</w:t>
      </w:r>
      <w:proofErr w:type="spellStart"/>
      <w:r>
        <w:rPr>
          <w:rStyle w:val="Fett"/>
          <w:rFonts w:ascii="Arial" w:hAnsi="Arial" w:cs="Arial"/>
          <w:sz w:val="22"/>
          <w:szCs w:val="22"/>
        </w:rPr>
        <w:t>by</w:t>
      </w:r>
      <w:proofErr w:type="spellEnd"/>
      <w:r>
        <w:rPr>
          <w:rStyle w:val="Fett"/>
          <w:rFonts w:ascii="Arial" w:hAnsi="Arial" w:cs="Arial"/>
          <w:sz w:val="22"/>
          <w:szCs w:val="22"/>
        </w:rPr>
        <w:t>-Design</w:t>
      </w:r>
      <w:r>
        <w:rPr>
          <w:rFonts w:ascii="Arial" w:hAnsi="Arial" w:cs="Arial"/>
          <w:sz w:val="22"/>
          <w:szCs w:val="22"/>
        </w:rPr>
        <w:t>: Verantwortungsnachweisbarkeit wird nicht als nachgelagerter Dokumentationsprozess verstanden, sondern als technisch erzwungene Eigenschaft des Systems.</w:t>
      </w:r>
    </w:p>
    <w:p w14:paraId="370A8127" w14:textId="70A9DFCA" w:rsidR="00962A99" w:rsidRPr="00962A99" w:rsidRDefault="00962A99" w:rsidP="00962A99">
      <w:pPr>
        <w:pStyle w:val="font-claude-response-body"/>
        <w:spacing w:line="360" w:lineRule="auto"/>
        <w:jc w:val="both"/>
        <w:rPr>
          <w:rFonts w:ascii="Arial" w:hAnsi="Arial" w:cs="Arial"/>
          <w:sz w:val="22"/>
          <w:szCs w:val="22"/>
        </w:rPr>
      </w:pPr>
      <w:r>
        <w:rPr>
          <w:rFonts w:ascii="Arial" w:hAnsi="Arial" w:cs="Arial"/>
          <w:sz w:val="22"/>
          <w:szCs w:val="22"/>
        </w:rPr>
        <w:t xml:space="preserve">Das Artefakt umfasst vier Kernkomponenten: (S1) eine architekturelle Grundstruktur mit Schichten- und Komponentenmodell, (S2) ein Quality-Gate-Kontrollsystem als zentrales Designprinzip mit präventiven, </w:t>
      </w:r>
      <w:proofErr w:type="spellStart"/>
      <w:r>
        <w:rPr>
          <w:rFonts w:ascii="Arial" w:hAnsi="Arial" w:cs="Arial"/>
          <w:sz w:val="22"/>
          <w:szCs w:val="22"/>
        </w:rPr>
        <w:t>detektiven</w:t>
      </w:r>
      <w:proofErr w:type="spellEnd"/>
      <w:r>
        <w:rPr>
          <w:rFonts w:ascii="Arial" w:hAnsi="Arial" w:cs="Arial"/>
          <w:sz w:val="22"/>
          <w:szCs w:val="22"/>
        </w:rPr>
        <w:t xml:space="preserve"> und evidenzbasierten Gate-Typen, (S3) eine Pipeline-Integration in bestehende CI/CD/CT-</w:t>
      </w:r>
      <w:proofErr w:type="spellStart"/>
      <w:r>
        <w:rPr>
          <w:rFonts w:ascii="Arial" w:hAnsi="Arial" w:cs="Arial"/>
          <w:sz w:val="22"/>
          <w:szCs w:val="22"/>
        </w:rPr>
        <w:t>Toolchains</w:t>
      </w:r>
      <w:proofErr w:type="spellEnd"/>
      <w:r>
        <w:rPr>
          <w:rFonts w:ascii="Arial" w:hAnsi="Arial" w:cs="Arial"/>
          <w:sz w:val="22"/>
          <w:szCs w:val="22"/>
        </w:rPr>
        <w:t xml:space="preserve"> und (S4) eine </w:t>
      </w:r>
      <w:proofErr w:type="spellStart"/>
      <w:r>
        <w:rPr>
          <w:rFonts w:ascii="Arial" w:hAnsi="Arial" w:cs="Arial"/>
          <w:sz w:val="22"/>
          <w:szCs w:val="22"/>
        </w:rPr>
        <w:t>Evidence</w:t>
      </w:r>
      <w:proofErr w:type="spellEnd"/>
      <w:r>
        <w:rPr>
          <w:rFonts w:ascii="Arial" w:hAnsi="Arial" w:cs="Arial"/>
          <w:sz w:val="22"/>
          <w:szCs w:val="22"/>
        </w:rPr>
        <w:t>- und Audit-Logik zur lückenlosen Nachweisführung.</w:t>
      </w:r>
      <w:r w:rsidR="002C23B2">
        <w:rPr>
          <w:rFonts w:ascii="Arial" w:hAnsi="Arial" w:cs="Arial"/>
          <w:sz w:val="22"/>
          <w:szCs w:val="22"/>
        </w:rPr>
        <w:t xml:space="preserve"> </w:t>
      </w:r>
      <w:r w:rsidR="002C23B2" w:rsidRPr="002C23B2">
        <w:rPr>
          <w:rFonts w:ascii="Arial" w:hAnsi="Arial" w:cs="Arial"/>
          <w:sz w:val="22"/>
          <w:szCs w:val="22"/>
        </w:rPr>
        <w:t xml:space="preserve">Der PoC demonstriert einen einzelnen, repräsentativen </w:t>
      </w:r>
      <w:proofErr w:type="spellStart"/>
      <w:r w:rsidR="002C23B2" w:rsidRPr="002C23B2">
        <w:rPr>
          <w:rFonts w:ascii="Arial" w:hAnsi="Arial" w:cs="Arial"/>
          <w:sz w:val="22"/>
          <w:szCs w:val="22"/>
        </w:rPr>
        <w:t>Deployment</w:t>
      </w:r>
      <w:proofErr w:type="spellEnd"/>
      <w:r w:rsidR="002C23B2" w:rsidRPr="002C23B2">
        <w:rPr>
          <w:rFonts w:ascii="Arial" w:hAnsi="Arial" w:cs="Arial"/>
          <w:sz w:val="22"/>
          <w:szCs w:val="22"/>
        </w:rPr>
        <w:t xml:space="preserve">-Pfad (Model Registry → </w:t>
      </w:r>
      <w:proofErr w:type="spellStart"/>
      <w:r w:rsidR="002C23B2" w:rsidRPr="002C23B2">
        <w:rPr>
          <w:rFonts w:ascii="Arial" w:hAnsi="Arial" w:cs="Arial"/>
          <w:sz w:val="22"/>
          <w:szCs w:val="22"/>
        </w:rPr>
        <w:t>Pre-Deployment</w:t>
      </w:r>
      <w:proofErr w:type="spellEnd"/>
      <w:r w:rsidR="002C23B2" w:rsidRPr="002C23B2">
        <w:rPr>
          <w:rFonts w:ascii="Arial" w:hAnsi="Arial" w:cs="Arial"/>
          <w:sz w:val="22"/>
          <w:szCs w:val="22"/>
        </w:rPr>
        <w:t xml:space="preserve"> Gate → </w:t>
      </w:r>
      <w:proofErr w:type="spellStart"/>
      <w:r w:rsidR="002C23B2" w:rsidRPr="002C23B2">
        <w:rPr>
          <w:rFonts w:ascii="Arial" w:hAnsi="Arial" w:cs="Arial"/>
          <w:sz w:val="22"/>
          <w:szCs w:val="22"/>
        </w:rPr>
        <w:t>Staging</w:t>
      </w:r>
      <w:proofErr w:type="spellEnd"/>
      <w:r w:rsidR="002C23B2" w:rsidRPr="002C23B2">
        <w:rPr>
          <w:rFonts w:ascii="Arial" w:hAnsi="Arial" w:cs="Arial"/>
          <w:sz w:val="22"/>
          <w:szCs w:val="22"/>
        </w:rPr>
        <w:t xml:space="preserve"> → Post-</w:t>
      </w:r>
      <w:proofErr w:type="spellStart"/>
      <w:r w:rsidR="002C23B2" w:rsidRPr="002C23B2">
        <w:rPr>
          <w:rFonts w:ascii="Arial" w:hAnsi="Arial" w:cs="Arial"/>
          <w:sz w:val="22"/>
          <w:szCs w:val="22"/>
        </w:rPr>
        <w:t>Deployment</w:t>
      </w:r>
      <w:proofErr w:type="spellEnd"/>
      <w:r w:rsidR="002C23B2" w:rsidRPr="002C23B2">
        <w:rPr>
          <w:rFonts w:ascii="Arial" w:hAnsi="Arial" w:cs="Arial"/>
          <w:sz w:val="22"/>
          <w:szCs w:val="22"/>
        </w:rPr>
        <w:t xml:space="preserve"> Gate → </w:t>
      </w:r>
      <w:proofErr w:type="spellStart"/>
      <w:r w:rsidR="002C23B2" w:rsidRPr="002C23B2">
        <w:rPr>
          <w:rFonts w:ascii="Arial" w:hAnsi="Arial" w:cs="Arial"/>
          <w:sz w:val="22"/>
          <w:szCs w:val="22"/>
        </w:rPr>
        <w:t>Production</w:t>
      </w:r>
      <w:proofErr w:type="spellEnd"/>
      <w:r w:rsidR="002C23B2" w:rsidRPr="002C23B2">
        <w:rPr>
          <w:rFonts w:ascii="Arial" w:hAnsi="Arial" w:cs="Arial"/>
          <w:sz w:val="22"/>
          <w:szCs w:val="22"/>
        </w:rPr>
        <w:t>) und deckt damit mindestens je ein Quality Gate der Dimensionen Compliance, Strategie und Technik ab.</w:t>
      </w:r>
    </w:p>
    <w:p w14:paraId="29097981" w14:textId="77777777" w:rsidR="00962A99" w:rsidRPr="00962A99" w:rsidRDefault="00962A99" w:rsidP="00962A99">
      <w:pPr>
        <w:pStyle w:val="font-claude-response-body"/>
        <w:spacing w:line="360" w:lineRule="auto"/>
        <w:jc w:val="both"/>
        <w:rPr>
          <w:rFonts w:ascii="Arial" w:hAnsi="Arial" w:cs="Arial"/>
          <w:sz w:val="22"/>
          <w:szCs w:val="22"/>
        </w:rPr>
      </w:pPr>
      <w:r>
        <w:rPr>
          <w:rFonts w:ascii="Arial" w:hAnsi="Arial" w:cs="Arial"/>
          <w:sz w:val="22"/>
          <w:szCs w:val="22"/>
        </w:rPr>
        <w:t>Die Architekturentwicklung wird durch fünf Design-Prinzipien geleitet:</w:t>
      </w:r>
    </w:p>
    <w:p w14:paraId="6B871683" w14:textId="77777777" w:rsidR="00962A99" w:rsidRPr="00962A99" w:rsidRDefault="00962A99" w:rsidP="00962A99">
      <w:pPr>
        <w:pStyle w:val="whitespace-normal"/>
        <w:numPr>
          <w:ilvl w:val="0"/>
          <w:numId w:val="2"/>
        </w:numPr>
        <w:spacing w:line="360" w:lineRule="auto"/>
        <w:jc w:val="both"/>
        <w:rPr>
          <w:rFonts w:ascii="Arial" w:hAnsi="Arial" w:cs="Arial"/>
          <w:sz w:val="22"/>
          <w:szCs w:val="22"/>
        </w:rPr>
      </w:pPr>
      <w:r>
        <w:rPr>
          <w:rStyle w:val="Fett"/>
          <w:rFonts w:ascii="Arial" w:hAnsi="Arial" w:cs="Arial"/>
          <w:sz w:val="22"/>
          <w:szCs w:val="22"/>
        </w:rPr>
        <w:t>DP1 – Compliance als kontrollierbarer Lifecycle-Prozess:</w:t>
      </w:r>
      <w:r>
        <w:rPr>
          <w:rFonts w:ascii="Arial" w:hAnsi="Arial" w:cs="Arial"/>
          <w:sz w:val="22"/>
          <w:szCs w:val="22"/>
        </w:rPr>
        <w:t xml:space="preserve"> Normative Anforderungen werden nicht punktuell geprüft, sondern als durchgängiger, Gate-basierter Kontrollprozess über den gesamten </w:t>
      </w:r>
      <w:proofErr w:type="spellStart"/>
      <w:r>
        <w:rPr>
          <w:rFonts w:ascii="Arial" w:hAnsi="Arial" w:cs="Arial"/>
          <w:sz w:val="22"/>
          <w:szCs w:val="22"/>
        </w:rPr>
        <w:t>GenAI</w:t>
      </w:r>
      <w:proofErr w:type="spellEnd"/>
      <w:r>
        <w:rPr>
          <w:rFonts w:ascii="Arial" w:hAnsi="Arial" w:cs="Arial"/>
          <w:sz w:val="22"/>
          <w:szCs w:val="22"/>
        </w:rPr>
        <w:t>-Lifecycle operationalisiert.</w:t>
      </w:r>
    </w:p>
    <w:p w14:paraId="387798D3" w14:textId="77777777" w:rsidR="00962A99" w:rsidRPr="00962A99" w:rsidRDefault="00962A99" w:rsidP="00962A99">
      <w:pPr>
        <w:pStyle w:val="whitespace-normal"/>
        <w:numPr>
          <w:ilvl w:val="0"/>
          <w:numId w:val="2"/>
        </w:numPr>
        <w:spacing w:line="360" w:lineRule="auto"/>
        <w:jc w:val="both"/>
        <w:rPr>
          <w:rFonts w:ascii="Arial" w:hAnsi="Arial" w:cs="Arial"/>
          <w:sz w:val="22"/>
          <w:szCs w:val="22"/>
        </w:rPr>
      </w:pPr>
      <w:r>
        <w:rPr>
          <w:rStyle w:val="Fett"/>
          <w:rFonts w:ascii="Arial" w:hAnsi="Arial" w:cs="Arial"/>
          <w:sz w:val="22"/>
          <w:szCs w:val="22"/>
        </w:rPr>
        <w:t xml:space="preserve">DP2 – Lückenlose </w:t>
      </w:r>
      <w:proofErr w:type="spellStart"/>
      <w:r>
        <w:rPr>
          <w:rStyle w:val="Fett"/>
          <w:rFonts w:ascii="Arial" w:hAnsi="Arial" w:cs="Arial"/>
          <w:sz w:val="22"/>
          <w:szCs w:val="22"/>
        </w:rPr>
        <w:t>Traceability</w:t>
      </w:r>
      <w:proofErr w:type="spellEnd"/>
      <w:r>
        <w:rPr>
          <w:rStyle w:val="Fett"/>
          <w:rFonts w:ascii="Arial" w:hAnsi="Arial" w:cs="Arial"/>
          <w:sz w:val="22"/>
          <w:szCs w:val="22"/>
        </w:rPr>
        <w:t>-Kette:</w:t>
      </w:r>
      <w:r>
        <w:rPr>
          <w:rFonts w:ascii="Arial" w:hAnsi="Arial" w:cs="Arial"/>
          <w:sz w:val="22"/>
          <w:szCs w:val="22"/>
        </w:rPr>
        <w:t xml:space="preserve"> Jede High-Risk-Anforderung wird in eine Policy (Policy-</w:t>
      </w:r>
      <w:proofErr w:type="spellStart"/>
      <w:r>
        <w:rPr>
          <w:rFonts w:ascii="Arial" w:hAnsi="Arial" w:cs="Arial"/>
          <w:sz w:val="22"/>
          <w:szCs w:val="22"/>
        </w:rPr>
        <w:t>as</w:t>
      </w:r>
      <w:proofErr w:type="spellEnd"/>
      <w:r>
        <w:rPr>
          <w:rFonts w:ascii="Arial" w:hAnsi="Arial" w:cs="Arial"/>
          <w:sz w:val="22"/>
          <w:szCs w:val="22"/>
        </w:rPr>
        <w:t xml:space="preserve">-Code oder kontrollierbare Regel) übersetzt, die automatisch oder manuell Evidenz erzeugt, die </w:t>
      </w:r>
      <w:proofErr w:type="spellStart"/>
      <w:r>
        <w:rPr>
          <w:rFonts w:ascii="Arial" w:hAnsi="Arial" w:cs="Arial"/>
          <w:sz w:val="22"/>
          <w:szCs w:val="22"/>
        </w:rPr>
        <w:t>auditierbar</w:t>
      </w:r>
      <w:proofErr w:type="spellEnd"/>
      <w:r>
        <w:rPr>
          <w:rFonts w:ascii="Arial" w:hAnsi="Arial" w:cs="Arial"/>
          <w:sz w:val="22"/>
          <w:szCs w:val="22"/>
        </w:rPr>
        <w:t xml:space="preserve"> verknüpft ist (R → DP → Gate → </w:t>
      </w:r>
      <w:proofErr w:type="spellStart"/>
      <w:r>
        <w:rPr>
          <w:rFonts w:ascii="Arial" w:hAnsi="Arial" w:cs="Arial"/>
          <w:sz w:val="22"/>
          <w:szCs w:val="22"/>
        </w:rPr>
        <w:t>Evidence</w:t>
      </w:r>
      <w:proofErr w:type="spellEnd"/>
      <w:r>
        <w:rPr>
          <w:rFonts w:ascii="Arial" w:hAnsi="Arial" w:cs="Arial"/>
          <w:sz w:val="22"/>
          <w:szCs w:val="22"/>
        </w:rPr>
        <w:t>).</w:t>
      </w:r>
    </w:p>
    <w:p w14:paraId="09650BAD" w14:textId="565E8330" w:rsidR="0086622A" w:rsidRPr="0086622A" w:rsidRDefault="00962A99" w:rsidP="00962A99">
      <w:pPr>
        <w:pStyle w:val="whitespace-normal"/>
        <w:numPr>
          <w:ilvl w:val="0"/>
          <w:numId w:val="2"/>
        </w:numPr>
        <w:spacing w:line="360" w:lineRule="auto"/>
        <w:jc w:val="both"/>
        <w:rPr>
          <w:rStyle w:val="Fett"/>
          <w:rFonts w:ascii="Arial" w:hAnsi="Arial" w:cs="Arial"/>
          <w:b w:val="0"/>
          <w:bCs w:val="0"/>
          <w:sz w:val="22"/>
          <w:szCs w:val="22"/>
        </w:rPr>
      </w:pPr>
      <w:r w:rsidRPr="0086622A">
        <w:rPr>
          <w:rStyle w:val="Fett"/>
          <w:rFonts w:ascii="Arial" w:hAnsi="Arial" w:cs="Arial"/>
          <w:sz w:val="22"/>
          <w:szCs w:val="22"/>
        </w:rPr>
        <w:t>DP3 – Gate-Template als Standardisierungseinheit:</w:t>
      </w:r>
      <w:r w:rsidRPr="0086622A">
        <w:rPr>
          <w:rFonts w:ascii="Arial" w:hAnsi="Arial" w:cs="Arial"/>
          <w:sz w:val="21"/>
          <w:szCs w:val="21"/>
        </w:rPr>
        <w:t xml:space="preserve"> </w:t>
      </w:r>
      <w:proofErr w:type="spellStart"/>
      <w:r w:rsidR="0086622A" w:rsidRPr="0086622A">
        <w:rPr>
          <w:rFonts w:ascii="Arial" w:hAnsi="Arial" w:cs="Arial"/>
          <w:sz w:val="22"/>
          <w:szCs w:val="22"/>
        </w:rPr>
        <w:t>Automated</w:t>
      </w:r>
      <w:proofErr w:type="spellEnd"/>
      <w:r w:rsidR="0086622A" w:rsidRPr="0086622A">
        <w:rPr>
          <w:rFonts w:ascii="Arial" w:hAnsi="Arial" w:cs="Arial"/>
          <w:sz w:val="22"/>
          <w:szCs w:val="22"/>
        </w:rPr>
        <w:t xml:space="preserve"> </w:t>
      </w:r>
      <w:proofErr w:type="spellStart"/>
      <w:r w:rsidR="0086622A" w:rsidRPr="0086622A">
        <w:rPr>
          <w:rFonts w:ascii="Arial" w:hAnsi="Arial" w:cs="Arial"/>
          <w:sz w:val="22"/>
          <w:szCs w:val="22"/>
        </w:rPr>
        <w:t>Evidence</w:t>
      </w:r>
      <w:proofErr w:type="spellEnd"/>
      <w:r w:rsidR="0086622A" w:rsidRPr="0086622A">
        <w:rPr>
          <w:rFonts w:ascii="Arial" w:hAnsi="Arial" w:cs="Arial"/>
          <w:sz w:val="22"/>
          <w:szCs w:val="22"/>
        </w:rPr>
        <w:t xml:space="preserve"> Chain: Jeder Gate-Durchlauf erzeugt ein unveränderliches, versioniertes Evidenzartefakt, das eine lückenlose Audit-Nachweiskette (</w:t>
      </w:r>
      <w:proofErr w:type="spellStart"/>
      <w:r w:rsidR="0086622A" w:rsidRPr="0086622A">
        <w:rPr>
          <w:rFonts w:ascii="Arial" w:hAnsi="Arial" w:cs="Arial"/>
          <w:sz w:val="22"/>
          <w:szCs w:val="22"/>
        </w:rPr>
        <w:t>Traceability</w:t>
      </w:r>
      <w:proofErr w:type="spellEnd"/>
      <w:r w:rsidR="0086622A" w:rsidRPr="0086622A">
        <w:rPr>
          <w:rFonts w:ascii="Arial" w:hAnsi="Arial" w:cs="Arial"/>
          <w:sz w:val="22"/>
          <w:szCs w:val="22"/>
        </w:rPr>
        <w:t>) vom Modell-Commit bis zur Produktionsfreigabe ermöglicht. Dies adressiert die in der Literatur identifizierte Lücke fehlender end-</w:t>
      </w:r>
      <w:proofErr w:type="spellStart"/>
      <w:r w:rsidR="0086622A" w:rsidRPr="0086622A">
        <w:rPr>
          <w:rFonts w:ascii="Arial" w:hAnsi="Arial" w:cs="Arial"/>
          <w:sz w:val="22"/>
          <w:szCs w:val="22"/>
        </w:rPr>
        <w:t>to</w:t>
      </w:r>
      <w:proofErr w:type="spellEnd"/>
      <w:r w:rsidR="0086622A" w:rsidRPr="0086622A">
        <w:rPr>
          <w:rFonts w:ascii="Arial" w:hAnsi="Arial" w:cs="Arial"/>
          <w:sz w:val="22"/>
          <w:szCs w:val="22"/>
        </w:rPr>
        <w:t xml:space="preserve">-end Compliance-Evidenz in </w:t>
      </w:r>
      <w:proofErr w:type="spellStart"/>
      <w:r w:rsidR="0086622A" w:rsidRPr="0086622A">
        <w:rPr>
          <w:rFonts w:ascii="Arial" w:hAnsi="Arial" w:cs="Arial"/>
          <w:sz w:val="22"/>
          <w:szCs w:val="22"/>
        </w:rPr>
        <w:t>MLOps</w:t>
      </w:r>
      <w:proofErr w:type="spellEnd"/>
      <w:r w:rsidR="0086622A" w:rsidRPr="0086622A">
        <w:rPr>
          <w:rFonts w:ascii="Arial" w:hAnsi="Arial" w:cs="Arial"/>
          <w:sz w:val="22"/>
          <w:szCs w:val="22"/>
        </w:rPr>
        <w:t>-Pipelines</w:t>
      </w:r>
      <w:r w:rsidR="00F17FA0">
        <w:rPr>
          <w:rFonts w:ascii="Arial" w:hAnsi="Arial" w:cs="Arial"/>
          <w:sz w:val="22"/>
          <w:szCs w:val="22"/>
        </w:rPr>
        <w:t>.</w:t>
      </w:r>
    </w:p>
    <w:p w14:paraId="1C9A6A6E" w14:textId="7C3E9EF5" w:rsidR="00962A99" w:rsidRPr="0086622A" w:rsidRDefault="00962A99" w:rsidP="0086622A">
      <w:pPr>
        <w:pStyle w:val="whitespace-normal"/>
        <w:spacing w:line="360" w:lineRule="auto"/>
        <w:ind w:left="720"/>
        <w:jc w:val="both"/>
        <w:rPr>
          <w:rFonts w:ascii="Arial" w:hAnsi="Arial" w:cs="Arial"/>
          <w:sz w:val="22"/>
          <w:szCs w:val="22"/>
        </w:rPr>
      </w:pPr>
      <w:r w:rsidRPr="0086622A">
        <w:rPr>
          <w:rStyle w:val="Fett"/>
          <w:rFonts w:ascii="Arial" w:hAnsi="Arial" w:cs="Arial"/>
          <w:sz w:val="22"/>
          <w:szCs w:val="22"/>
        </w:rPr>
        <w:lastRenderedPageBreak/>
        <w:t xml:space="preserve">DP4 – Trennung von </w:t>
      </w:r>
      <w:proofErr w:type="spellStart"/>
      <w:r w:rsidRPr="0086622A">
        <w:rPr>
          <w:rStyle w:val="Fett"/>
          <w:rFonts w:ascii="Arial" w:hAnsi="Arial" w:cs="Arial"/>
          <w:sz w:val="22"/>
          <w:szCs w:val="22"/>
        </w:rPr>
        <w:t>Governance</w:t>
      </w:r>
      <w:proofErr w:type="spellEnd"/>
      <w:r w:rsidRPr="0086622A">
        <w:rPr>
          <w:rStyle w:val="Fett"/>
          <w:rFonts w:ascii="Arial" w:hAnsi="Arial" w:cs="Arial"/>
          <w:sz w:val="22"/>
          <w:szCs w:val="22"/>
        </w:rPr>
        <w:t>-Ebenen, integrierte Entscheidung:</w:t>
      </w:r>
      <w:r w:rsidRPr="0086622A">
        <w:rPr>
          <w:rFonts w:ascii="Arial" w:hAnsi="Arial" w:cs="Arial"/>
          <w:sz w:val="22"/>
          <w:szCs w:val="22"/>
        </w:rPr>
        <w:t xml:space="preserve"> Strategische, technische und Compliance-Gates werden getrennt modelliert, aber über gemeinsame Artefakte und Entscheidungslogik gekoppelt.</w:t>
      </w:r>
    </w:p>
    <w:p w14:paraId="6AF1CFB5" w14:textId="77777777" w:rsidR="00962A99" w:rsidRPr="00962A99" w:rsidRDefault="00962A99" w:rsidP="00962A99">
      <w:pPr>
        <w:pStyle w:val="whitespace-normal"/>
        <w:numPr>
          <w:ilvl w:val="0"/>
          <w:numId w:val="2"/>
        </w:numPr>
        <w:spacing w:line="360" w:lineRule="auto"/>
        <w:jc w:val="both"/>
        <w:rPr>
          <w:rFonts w:ascii="Arial" w:hAnsi="Arial" w:cs="Arial"/>
          <w:sz w:val="22"/>
          <w:szCs w:val="22"/>
        </w:rPr>
      </w:pPr>
      <w:r>
        <w:rPr>
          <w:rStyle w:val="Fett"/>
          <w:rFonts w:ascii="Arial" w:hAnsi="Arial" w:cs="Arial"/>
          <w:sz w:val="22"/>
          <w:szCs w:val="22"/>
        </w:rPr>
        <w:t>DP5 – Cloud-native Integrierbarkeit:</w:t>
      </w:r>
      <w:r>
        <w:rPr>
          <w:rFonts w:ascii="Arial" w:hAnsi="Arial" w:cs="Arial"/>
          <w:sz w:val="22"/>
          <w:szCs w:val="22"/>
        </w:rPr>
        <w:t xml:space="preserve"> Das Kontrollsystem muss in bestehende </w:t>
      </w:r>
      <w:proofErr w:type="spellStart"/>
      <w:r>
        <w:rPr>
          <w:rFonts w:ascii="Arial" w:hAnsi="Arial" w:cs="Arial"/>
          <w:sz w:val="22"/>
          <w:szCs w:val="22"/>
        </w:rPr>
        <w:t>cloud</w:t>
      </w:r>
      <w:proofErr w:type="spellEnd"/>
      <w:r>
        <w:rPr>
          <w:rFonts w:ascii="Arial" w:hAnsi="Arial" w:cs="Arial"/>
          <w:sz w:val="22"/>
          <w:szCs w:val="22"/>
        </w:rPr>
        <w:t>-native CI/CD/CT-</w:t>
      </w:r>
      <w:proofErr w:type="spellStart"/>
      <w:r>
        <w:rPr>
          <w:rFonts w:ascii="Arial" w:hAnsi="Arial" w:cs="Arial"/>
          <w:sz w:val="22"/>
          <w:szCs w:val="22"/>
        </w:rPr>
        <w:t>Toolchains</w:t>
      </w:r>
      <w:proofErr w:type="spellEnd"/>
      <w:r>
        <w:rPr>
          <w:rFonts w:ascii="Arial" w:hAnsi="Arial" w:cs="Arial"/>
          <w:sz w:val="22"/>
          <w:szCs w:val="22"/>
        </w:rPr>
        <w:t xml:space="preserve"> integrierbar sein, ohne proprietäre Abhängigkeiten zu erzeugen.</w:t>
      </w:r>
    </w:p>
    <w:p w14:paraId="59BA331C" w14:textId="77777777" w:rsidR="00962A99" w:rsidRPr="00962A99" w:rsidRDefault="00962A99" w:rsidP="00962A99">
      <w:pPr>
        <w:pStyle w:val="font-claude-response-body"/>
        <w:spacing w:line="360" w:lineRule="auto"/>
        <w:jc w:val="both"/>
        <w:rPr>
          <w:rFonts w:ascii="Arial" w:hAnsi="Arial" w:cs="Arial"/>
          <w:sz w:val="22"/>
          <w:szCs w:val="22"/>
        </w:rPr>
      </w:pPr>
      <w:r>
        <w:rPr>
          <w:rFonts w:ascii="Arial" w:hAnsi="Arial" w:cs="Arial"/>
          <w:sz w:val="22"/>
          <w:szCs w:val="22"/>
        </w:rPr>
        <w:t xml:space="preserve">Der wissenschaftliche Neuheitswert dieses Beitrages liegt in der formalisierten Integration bestehender Mechanismen (Rekonfiguration, Formalisierung und Kontextualisierung) für den spezifischen Kontext von High-Risk </w:t>
      </w:r>
      <w:proofErr w:type="spellStart"/>
      <w:r>
        <w:rPr>
          <w:rFonts w:ascii="Arial" w:hAnsi="Arial" w:cs="Arial"/>
          <w:sz w:val="22"/>
          <w:szCs w:val="22"/>
        </w:rPr>
        <w:t>GenAI</w:t>
      </w:r>
      <w:proofErr w:type="spellEnd"/>
      <w:r>
        <w:rPr>
          <w:rFonts w:ascii="Arial" w:hAnsi="Arial" w:cs="Arial"/>
          <w:sz w:val="22"/>
          <w:szCs w:val="22"/>
        </w:rPr>
        <w:t xml:space="preserve">-Systemen. Der Erreichungsgrad wird anhand einer dreistufigen Evaluation überprüft: (a) Requirements-Coverage-Matrix, (b) PoC-Walkthrough und (c) </w:t>
      </w:r>
      <w:del w:id="5" w:author="Claude" w:date="2026-02-28T00:00:00Z">
        <w:r>
          <w:rPr>
            <w:rFonts w:ascii="Arial" w:hAnsi="Arial" w:cs="Arial"/>
            <w:sz w:val="22"/>
            <w:szCs w:val="22"/>
          </w:rPr>
          <w:delText>Expert-Reviews (n≥3).</w:delText>
        </w:r>
      </w:del>
      <w:r>
        <w:rPr>
          <w:rFonts w:ascii="Arial" w:hAnsi="Arial" w:cs="Arial"/>
          <w:sz w:val="22"/>
          <w:szCs w:val="22"/>
        </w:rPr>
        <w:t>Expert-Reviews (n≥4).</w:t>
      </w:r>
    </w:p>
    <w:p w14:paraId="5747A9A3" w14:textId="77777777" w:rsidR="00D95971" w:rsidRPr="009C43FE" w:rsidRDefault="00D95971" w:rsidP="00F53282">
      <w:pPr>
        <w:pStyle w:val="berschrift2"/>
      </w:pPr>
      <w:bookmarkStart w:id="6" w:name="_Toc223145424"/>
      <w:r>
        <w:t>1.4 Forschungsfragen</w:t>
      </w:r>
      <w:bookmarkEnd w:id="1"/>
      <w:bookmarkEnd w:id="6"/>
    </w:p>
    <w:p w14:paraId="7343C4B4" w14:textId="77777777" w:rsidR="00D95971" w:rsidRPr="009C43FE" w:rsidRDefault="00D95971" w:rsidP="00D95971">
      <w:pPr>
        <w:spacing w:after="200" w:line="360" w:lineRule="auto"/>
        <w:jc w:val="both"/>
        <w:rPr>
          <w:rFonts w:ascii="Arial" w:hAnsi="Arial" w:cs="Arial"/>
        </w:rPr>
      </w:pPr>
      <w:r>
        <w:rPr>
          <w:rFonts w:ascii="Arial" w:hAnsi="Arial" w:cs="Arial"/>
        </w:rPr>
        <w:t>Aus der Problemstellung und Zielsetzung werden drei Forschungsfragen abgeleitet, die den drei DSR-Zyklen (</w:t>
      </w:r>
      <w:proofErr w:type="spellStart"/>
      <w:r>
        <w:rPr>
          <w:rFonts w:ascii="Arial" w:hAnsi="Arial" w:cs="Arial"/>
        </w:rPr>
        <w:t>Relevance</w:t>
      </w:r>
      <w:proofErr w:type="spellEnd"/>
      <w:r>
        <w:rPr>
          <w:rFonts w:ascii="Arial" w:hAnsi="Arial" w:cs="Arial"/>
        </w:rPr>
        <w:t xml:space="preserve">, Design, Rigor) nach </w:t>
      </w:r>
      <w:proofErr w:type="spellStart"/>
      <w:r>
        <w:rPr>
          <w:rFonts w:ascii="Arial" w:hAnsi="Arial" w:cs="Arial"/>
        </w:rPr>
        <w:t>Hevner</w:t>
      </w:r>
      <w:proofErr w:type="spellEnd"/>
      <w:r>
        <w:rPr>
          <w:rFonts w:ascii="Arial" w:hAnsi="Arial" w:cs="Arial"/>
        </w:rPr>
        <w:t xml:space="preserve"> et al. (2004) zugeordnet sind:</w:t>
      </w:r>
    </w:p>
    <w:p w14:paraId="09DE1C37" w14:textId="77777777" w:rsidR="00D95971" w:rsidRPr="009C43FE" w:rsidRDefault="00D95971" w:rsidP="00D95971">
      <w:pPr>
        <w:spacing w:after="200" w:line="360" w:lineRule="auto"/>
        <w:jc w:val="both"/>
        <w:rPr>
          <w:rFonts w:ascii="Arial" w:hAnsi="Arial" w:cs="Arial"/>
        </w:rPr>
      </w:pPr>
      <w:r>
        <w:rPr>
          <w:rFonts w:ascii="Arial" w:hAnsi="Arial" w:cs="Arial"/>
          <w:b/>
          <w:bCs/>
        </w:rPr>
        <w:t>RQ1 (</w:t>
      </w:r>
      <w:proofErr w:type="spellStart"/>
      <w:r>
        <w:rPr>
          <w:rFonts w:ascii="Arial" w:hAnsi="Arial" w:cs="Arial"/>
          <w:b/>
          <w:bCs/>
        </w:rPr>
        <w:t>Relevance</w:t>
      </w:r>
      <w:proofErr w:type="spellEnd"/>
      <w:r>
        <w:rPr>
          <w:rFonts w:ascii="Arial" w:hAnsi="Arial" w:cs="Arial"/>
          <w:b/>
          <w:bCs/>
        </w:rPr>
        <w:t>):</w:t>
      </w:r>
      <w:del w:id="7" w:author="Claude" w:date="2026-02-28T00:00:00Z">
        <w:r>
          <w:rPr>
            <w:rFonts w:ascii="Arial" w:hAnsi="Arial" w:cs="Arial"/>
          </w:rPr>
          <w:delText xml:space="preserve"> Welche normativen Anforderungen sind für eine verantwortungsnachweisbare Gestaltung von GenAI-Systemen im Enterprise-Kontext relevant und technisch operationalisierbar?</w:delText>
        </w:r>
      </w:del>
      <w:r>
        <w:rPr>
          <w:rFonts w:ascii="Arial" w:hAnsi="Arial" w:cs="Arial"/>
        </w:rPr>
        <w:t xml:space="preserve"> Welche regulatorischen, technischen und strategischen Anforderungen sind für eine verantwortungsnachweisbare Gestaltung von </w:t>
      </w:r>
      <w:proofErr w:type="spellStart"/>
      <w:r>
        <w:rPr>
          <w:rFonts w:ascii="Arial" w:hAnsi="Arial" w:cs="Arial"/>
        </w:rPr>
        <w:t>GenAI</w:t>
      </w:r>
      <w:proofErr w:type="spellEnd"/>
      <w:r>
        <w:rPr>
          <w:rFonts w:ascii="Arial" w:hAnsi="Arial" w:cs="Arial"/>
        </w:rPr>
        <w:t>-Systemen im Enterprise-Kontext relevant und operationalisierbar?</w:t>
      </w:r>
    </w:p>
    <w:p w14:paraId="28ED0FF9" w14:textId="6DA727AC" w:rsidR="00D95971" w:rsidRPr="009C43FE" w:rsidRDefault="00D95971" w:rsidP="00D95971">
      <w:pPr>
        <w:spacing w:after="200" w:line="360" w:lineRule="auto"/>
        <w:jc w:val="both"/>
        <w:rPr>
          <w:rFonts w:ascii="Arial" w:hAnsi="Arial" w:cs="Arial"/>
        </w:rPr>
      </w:pPr>
      <w:r>
        <w:rPr>
          <w:rFonts w:ascii="Arial" w:hAnsi="Arial" w:cs="Arial"/>
          <w:b/>
          <w:bCs/>
        </w:rPr>
        <w:t>RQ2 (Design):</w:t>
      </w:r>
      <w:del w:id="8" w:author="Claude" w:date="2026-02-28T00:00:00Z">
        <w:r>
          <w:rPr>
            <w:rFonts w:ascii="Arial" w:hAnsi="Arial" w:cs="Arial"/>
          </w:rPr>
          <w:delText xml:space="preserve"> Wie kann eine Referenzarchitektur für GenAIOps gestaltet werden, die diese normativen Anforderungen durch ein lifecycle-integriertes Quality-Gate-Kontrollsystem systematisch operationalisiert?</w:delText>
        </w:r>
      </w:del>
      <w:r>
        <w:rPr>
          <w:rFonts w:ascii="Arial" w:hAnsi="Arial" w:cs="Arial"/>
        </w:rPr>
        <w:t xml:space="preserve"> Wie kann eine Referenzarchitektur für </w:t>
      </w:r>
      <w:proofErr w:type="spellStart"/>
      <w:r>
        <w:rPr>
          <w:rFonts w:ascii="Arial" w:hAnsi="Arial" w:cs="Arial"/>
        </w:rPr>
        <w:t>GenAIOps</w:t>
      </w:r>
      <w:proofErr w:type="spellEnd"/>
      <w:r>
        <w:rPr>
          <w:rFonts w:ascii="Arial" w:hAnsi="Arial" w:cs="Arial"/>
        </w:rPr>
        <w:t xml:space="preserve"> gestaltet werden, die die erhobenen Anforderungen durch ein </w:t>
      </w:r>
      <w:proofErr w:type="spellStart"/>
      <w:r>
        <w:rPr>
          <w:rFonts w:ascii="Arial" w:hAnsi="Arial" w:cs="Arial"/>
        </w:rPr>
        <w:t>lifecycle</w:t>
      </w:r>
      <w:proofErr w:type="spellEnd"/>
      <w:r>
        <w:rPr>
          <w:rFonts w:ascii="Arial" w:hAnsi="Arial" w:cs="Arial"/>
        </w:rPr>
        <w:t>-integriertes Quality-Gate-Kontrollsystem systematisch operationalisiert?</w:t>
      </w:r>
      <w:r w:rsidR="007927C4">
        <w:rPr>
          <w:rFonts w:ascii="Arial" w:hAnsi="Arial" w:cs="Arial"/>
        </w:rPr>
        <w:t xml:space="preserve"> (</w:t>
      </w:r>
      <w:r w:rsidR="007927C4">
        <w:t xml:space="preserve">Nur </w:t>
      </w:r>
      <w:proofErr w:type="spellStart"/>
      <w:r w:rsidR="007927C4">
        <w:t>Deployment</w:t>
      </w:r>
      <w:proofErr w:type="spellEnd"/>
      <w:r w:rsidR="007927C4">
        <w:t xml:space="preserve">- und </w:t>
      </w:r>
      <w:proofErr w:type="spellStart"/>
      <w:r w:rsidR="007927C4">
        <w:t>Inference</w:t>
      </w:r>
      <w:proofErr w:type="spellEnd"/>
      <w:r w:rsidR="007927C4">
        <w:t>-Zyklus)</w:t>
      </w:r>
    </w:p>
    <w:p w14:paraId="298A7A75" w14:textId="77777777" w:rsidR="00D95971" w:rsidRPr="009C43FE" w:rsidRDefault="00D95971" w:rsidP="00D95971">
      <w:pPr>
        <w:spacing w:after="200" w:line="360" w:lineRule="auto"/>
        <w:jc w:val="both"/>
        <w:rPr>
          <w:rFonts w:ascii="Arial" w:hAnsi="Arial" w:cs="Arial"/>
        </w:rPr>
      </w:pPr>
      <w:r>
        <w:rPr>
          <w:rFonts w:ascii="Arial" w:hAnsi="Arial" w:cs="Arial"/>
          <w:b/>
          <w:bCs/>
        </w:rPr>
        <w:t>RQ3 (Rigor):</w:t>
      </w:r>
      <w:r>
        <w:rPr>
          <w:rFonts w:ascii="Arial" w:hAnsi="Arial" w:cs="Arial"/>
        </w:rPr>
        <w:t xml:space="preserve"> Inwiefern ermöglicht die entwickelte Referenzarchitektur die technische Durchsetzung und Nachweisbarkeit dieser Anforderungen in einem </w:t>
      </w:r>
      <w:proofErr w:type="spellStart"/>
      <w:r>
        <w:rPr>
          <w:rFonts w:ascii="Arial" w:hAnsi="Arial" w:cs="Arial"/>
        </w:rPr>
        <w:t>cloud</w:t>
      </w:r>
      <w:proofErr w:type="spellEnd"/>
      <w:r>
        <w:rPr>
          <w:rFonts w:ascii="Arial" w:hAnsi="Arial" w:cs="Arial"/>
        </w:rPr>
        <w:t xml:space="preserve">-nativen </w:t>
      </w:r>
      <w:proofErr w:type="spellStart"/>
      <w:r>
        <w:rPr>
          <w:rFonts w:ascii="Arial" w:hAnsi="Arial" w:cs="Arial"/>
        </w:rPr>
        <w:t>GenAIOps</w:t>
      </w:r>
      <w:proofErr w:type="spellEnd"/>
      <w:r>
        <w:rPr>
          <w:rFonts w:ascii="Arial" w:hAnsi="Arial" w:cs="Arial"/>
        </w:rPr>
        <w:t>-Kontext?</w:t>
      </w:r>
    </w:p>
    <w:p w14:paraId="40889A6B" w14:textId="77777777" w:rsidR="00182BD0" w:rsidRDefault="00182BD0" w:rsidP="00694EF2">
      <w:pPr>
        <w:spacing w:after="200" w:line="360" w:lineRule="auto"/>
        <w:jc w:val="both"/>
      </w:pPr>
      <w:r>
        <w:rPr>
          <w:rFonts w:ascii="Arial" w:hAnsi="Arial" w:cs="Arial"/>
        </w:rPr>
        <w:t xml:space="preserve">Die Beantwortung von RQ3 erfolgt über ein dreistufiges Evaluationsdesign: (1) eine Coverage-Matrix, die prüft, ob alle identifizierten Anforderungen durch mindestens ein Quality Gate adressiert werden, (2) einen Szenario-Walkthrough, der die Machbarkeit der Architektur anhand eines exemplarischen </w:t>
      </w:r>
      <w:proofErr w:type="spellStart"/>
      <w:r>
        <w:rPr>
          <w:rFonts w:ascii="Arial" w:hAnsi="Arial" w:cs="Arial"/>
        </w:rPr>
        <w:t>GenAI</w:t>
      </w:r>
      <w:proofErr w:type="spellEnd"/>
      <w:r>
        <w:rPr>
          <w:rFonts w:ascii="Arial" w:hAnsi="Arial" w:cs="Arial"/>
        </w:rPr>
        <w:t>-</w:t>
      </w:r>
      <w:proofErr w:type="spellStart"/>
      <w:r>
        <w:rPr>
          <w:rFonts w:ascii="Arial" w:hAnsi="Arial" w:cs="Arial"/>
        </w:rPr>
        <w:t>Deployment</w:t>
      </w:r>
      <w:proofErr w:type="spellEnd"/>
      <w:r>
        <w:rPr>
          <w:rFonts w:ascii="Arial" w:hAnsi="Arial" w:cs="Arial"/>
        </w:rPr>
        <w:t xml:space="preserve">-Zyklus demonstriert, sowie (3) ein Expert-Assessment (n≥4), </w:t>
      </w:r>
      <w:proofErr w:type="gramStart"/>
      <w:r>
        <w:rPr>
          <w:rFonts w:ascii="Arial" w:hAnsi="Arial" w:cs="Arial"/>
        </w:rPr>
        <w:t>das</w:t>
      </w:r>
      <w:proofErr w:type="gramEnd"/>
      <w:r>
        <w:rPr>
          <w:rFonts w:ascii="Arial" w:hAnsi="Arial" w:cs="Arial"/>
        </w:rPr>
        <w:t xml:space="preserve"> die Praxistauglichkeit je Gate-Dimension (Compliance, Strategie, Technik) bewertet.</w:t>
      </w:r>
    </w:p>
    <w:p w14:paraId="6BDF3127" w14:textId="77777777" w:rsidR="00F17FA0" w:rsidRDefault="00F17FA0" w:rsidP="00F53282">
      <w:pPr>
        <w:pStyle w:val="berschrift2"/>
      </w:pPr>
      <w:bookmarkStart w:id="9" w:name="_Toc223083276"/>
    </w:p>
    <w:p w14:paraId="44208E43" w14:textId="77777777" w:rsidR="00F17FA0" w:rsidRDefault="00F17FA0" w:rsidP="00F53282">
      <w:pPr>
        <w:pStyle w:val="berschrift2"/>
      </w:pPr>
    </w:p>
    <w:p w14:paraId="5398D263" w14:textId="6C6D9CAD" w:rsidR="00694EF2" w:rsidRPr="009C43FE" w:rsidRDefault="00694EF2" w:rsidP="00F53282">
      <w:pPr>
        <w:pStyle w:val="berschrift2"/>
      </w:pPr>
      <w:bookmarkStart w:id="10" w:name="_Toc223145425"/>
      <w:r>
        <w:lastRenderedPageBreak/>
        <w:t>1.5 Forschungsmethodik</w:t>
      </w:r>
      <w:bookmarkEnd w:id="9"/>
      <w:bookmarkEnd w:id="10"/>
    </w:p>
    <w:p w14:paraId="28CBFFCD" w14:textId="77777777" w:rsidR="00694EF2" w:rsidRPr="009C43FE" w:rsidRDefault="00694EF2" w:rsidP="00694EF2">
      <w:pPr>
        <w:spacing w:after="200" w:line="360" w:lineRule="auto"/>
        <w:jc w:val="both"/>
        <w:rPr>
          <w:rFonts w:ascii="Arial" w:hAnsi="Arial" w:cs="Arial"/>
        </w:rPr>
      </w:pPr>
      <w:r>
        <w:rPr>
          <w:rFonts w:ascii="Arial" w:hAnsi="Arial" w:cs="Arial"/>
        </w:rPr>
        <w:t xml:space="preserve">Die Arbeit folgt dem Paradigma der </w:t>
      </w:r>
      <w:r>
        <w:rPr>
          <w:rFonts w:ascii="Arial" w:hAnsi="Arial" w:cs="Arial"/>
          <w:b/>
          <w:bCs/>
        </w:rPr>
        <w:t>Design Science Research (DSR)</w:t>
      </w:r>
      <w:r>
        <w:rPr>
          <w:rFonts w:ascii="Arial" w:hAnsi="Arial" w:cs="Arial"/>
        </w:rPr>
        <w:t xml:space="preserve"> und kombiniert drei methodische Rahmenwerke:</w:t>
      </w:r>
    </w:p>
    <w:p w14:paraId="35211B2A" w14:textId="77777777" w:rsidR="00694EF2" w:rsidRPr="009C43FE" w:rsidRDefault="00694EF2" w:rsidP="00694EF2">
      <w:pPr>
        <w:spacing w:after="200" w:line="360" w:lineRule="auto"/>
        <w:jc w:val="both"/>
        <w:rPr>
          <w:rFonts w:ascii="Arial" w:hAnsi="Arial" w:cs="Arial"/>
        </w:rPr>
      </w:pPr>
      <w:r>
        <w:rPr>
          <w:rFonts w:ascii="Arial" w:hAnsi="Arial" w:cs="Arial"/>
        </w:rPr>
        <w:t xml:space="preserve">(1) Das </w:t>
      </w:r>
      <w:r>
        <w:rPr>
          <w:rFonts w:ascii="Arial" w:hAnsi="Arial" w:cs="Arial"/>
          <w:b/>
          <w:bCs/>
        </w:rPr>
        <w:t>Information Systems Research Framework</w:t>
      </w:r>
      <w:r>
        <w:rPr>
          <w:rFonts w:ascii="Arial" w:hAnsi="Arial" w:cs="Arial"/>
        </w:rPr>
        <w:t xml:space="preserve"> nach </w:t>
      </w:r>
      <w:proofErr w:type="spellStart"/>
      <w:r>
        <w:rPr>
          <w:rFonts w:ascii="Arial" w:hAnsi="Arial" w:cs="Arial"/>
        </w:rPr>
        <w:t>Hevner</w:t>
      </w:r>
      <w:proofErr w:type="spellEnd"/>
      <w:r>
        <w:rPr>
          <w:rFonts w:ascii="Arial" w:hAnsi="Arial" w:cs="Arial"/>
        </w:rPr>
        <w:t xml:space="preserve"> et al. (2004) bildet die Meta-Ebene. Es strukturiert die Arbeit über die drei Zyklen </w:t>
      </w:r>
      <w:proofErr w:type="spellStart"/>
      <w:r>
        <w:rPr>
          <w:rFonts w:ascii="Arial" w:hAnsi="Arial" w:cs="Arial"/>
        </w:rPr>
        <w:t>Relevance</w:t>
      </w:r>
      <w:proofErr w:type="spellEnd"/>
      <w:r>
        <w:rPr>
          <w:rFonts w:ascii="Arial" w:hAnsi="Arial" w:cs="Arial"/>
        </w:rPr>
        <w:t xml:space="preserve"> (Problemkontext), Design (</w:t>
      </w:r>
      <w:proofErr w:type="spellStart"/>
      <w:r>
        <w:rPr>
          <w:rFonts w:ascii="Arial" w:hAnsi="Arial" w:cs="Arial"/>
        </w:rPr>
        <w:t>Artefaktkonstruktion</w:t>
      </w:r>
      <w:proofErr w:type="spellEnd"/>
      <w:r>
        <w:rPr>
          <w:rFonts w:ascii="Arial" w:hAnsi="Arial" w:cs="Arial"/>
        </w:rPr>
        <w:t>) und Rigor (Wissensbasis) und definiert sieben Leitlinien (Guidelines G1–G7), deren Einhaltung die wissenschaftliche Qualität des Artefakts sichert.</w:t>
      </w:r>
    </w:p>
    <w:p w14:paraId="521BDCDE" w14:textId="77777777" w:rsidR="00694EF2" w:rsidRPr="009C43FE" w:rsidRDefault="00694EF2" w:rsidP="00694EF2">
      <w:pPr>
        <w:spacing w:after="200" w:line="360" w:lineRule="auto"/>
        <w:jc w:val="both"/>
        <w:rPr>
          <w:rFonts w:ascii="Arial" w:hAnsi="Arial" w:cs="Arial"/>
        </w:rPr>
      </w:pPr>
      <w:r>
        <w:rPr>
          <w:rFonts w:ascii="Arial" w:hAnsi="Arial" w:cs="Arial"/>
        </w:rPr>
        <w:t xml:space="preserve">(2) Die </w:t>
      </w:r>
      <w:r>
        <w:rPr>
          <w:rFonts w:ascii="Arial" w:hAnsi="Arial" w:cs="Arial"/>
          <w:b/>
          <w:bCs/>
        </w:rPr>
        <w:t xml:space="preserve">Design Science Research </w:t>
      </w:r>
      <w:proofErr w:type="spellStart"/>
      <w:r>
        <w:rPr>
          <w:rFonts w:ascii="Arial" w:hAnsi="Arial" w:cs="Arial"/>
          <w:b/>
          <w:bCs/>
        </w:rPr>
        <w:t>Methodology</w:t>
      </w:r>
      <w:proofErr w:type="spellEnd"/>
      <w:r>
        <w:rPr>
          <w:rFonts w:ascii="Arial" w:hAnsi="Arial" w:cs="Arial"/>
          <w:b/>
          <w:bCs/>
        </w:rPr>
        <w:t xml:space="preserve"> (DSRM)</w:t>
      </w:r>
      <w:r>
        <w:rPr>
          <w:rFonts w:ascii="Arial" w:hAnsi="Arial" w:cs="Arial"/>
        </w:rPr>
        <w:t xml:space="preserve"> nach </w:t>
      </w:r>
      <w:proofErr w:type="spellStart"/>
      <w:r>
        <w:rPr>
          <w:rFonts w:ascii="Arial" w:hAnsi="Arial" w:cs="Arial"/>
        </w:rPr>
        <w:t>Peffers</w:t>
      </w:r>
      <w:proofErr w:type="spellEnd"/>
      <w:r>
        <w:rPr>
          <w:rFonts w:ascii="Arial" w:hAnsi="Arial" w:cs="Arial"/>
        </w:rPr>
        <w:t xml:space="preserve"> et al. (2007) liefert die Prozessebene. Der sechsstufige Prozess (Problem </w:t>
      </w:r>
      <w:proofErr w:type="spellStart"/>
      <w:r>
        <w:rPr>
          <w:rFonts w:ascii="Arial" w:hAnsi="Arial" w:cs="Arial"/>
        </w:rPr>
        <w:t>Identification</w:t>
      </w:r>
      <w:proofErr w:type="spellEnd"/>
      <w:r>
        <w:rPr>
          <w:rFonts w:ascii="Arial" w:hAnsi="Arial" w:cs="Arial"/>
        </w:rPr>
        <w:t xml:space="preserve">, </w:t>
      </w:r>
      <w:proofErr w:type="spellStart"/>
      <w:r>
        <w:rPr>
          <w:rFonts w:ascii="Arial" w:hAnsi="Arial" w:cs="Arial"/>
        </w:rPr>
        <w:t>Objectives</w:t>
      </w:r>
      <w:proofErr w:type="spellEnd"/>
      <w:r>
        <w:rPr>
          <w:rFonts w:ascii="Arial" w:hAnsi="Arial" w:cs="Arial"/>
        </w:rPr>
        <w:t>, Design &amp; Development, Demonstration, Evaluation, Communication) wird problem-</w:t>
      </w:r>
      <w:proofErr w:type="spellStart"/>
      <w:r>
        <w:rPr>
          <w:rFonts w:ascii="Arial" w:hAnsi="Arial" w:cs="Arial"/>
        </w:rPr>
        <w:t>centered</w:t>
      </w:r>
      <w:proofErr w:type="spellEnd"/>
      <w:r>
        <w:rPr>
          <w:rFonts w:ascii="Arial" w:hAnsi="Arial" w:cs="Arial"/>
        </w:rPr>
        <w:t xml:space="preserve"> durchlaufen und auf die Kapitelstruktur der Arbeit abgebildet.</w:t>
      </w:r>
    </w:p>
    <w:p w14:paraId="11F51CD9" w14:textId="77777777" w:rsidR="00694EF2" w:rsidRPr="009C43FE" w:rsidRDefault="00694EF2" w:rsidP="00694EF2">
      <w:pPr>
        <w:spacing w:after="200" w:line="360" w:lineRule="auto"/>
        <w:jc w:val="both"/>
        <w:rPr>
          <w:rFonts w:ascii="Arial" w:hAnsi="Arial" w:cs="Arial"/>
        </w:rPr>
      </w:pPr>
      <w:r>
        <w:rPr>
          <w:rFonts w:ascii="Arial" w:hAnsi="Arial" w:cs="Arial"/>
        </w:rPr>
        <w:t xml:space="preserve">(3) Das </w:t>
      </w:r>
      <w:r>
        <w:rPr>
          <w:rFonts w:ascii="Arial" w:hAnsi="Arial" w:cs="Arial"/>
          <w:b/>
          <w:bCs/>
        </w:rPr>
        <w:t xml:space="preserve">DSR </w:t>
      </w:r>
      <w:proofErr w:type="spellStart"/>
      <w:r>
        <w:rPr>
          <w:rFonts w:ascii="Arial" w:hAnsi="Arial" w:cs="Arial"/>
          <w:b/>
          <w:bCs/>
        </w:rPr>
        <w:t>Grid</w:t>
      </w:r>
      <w:proofErr w:type="spellEnd"/>
      <w:r>
        <w:rPr>
          <w:rFonts w:ascii="Arial" w:hAnsi="Arial" w:cs="Arial"/>
        </w:rPr>
        <w:t xml:space="preserve"> nach vom Brocke und </w:t>
      </w:r>
      <w:proofErr w:type="spellStart"/>
      <w:r>
        <w:rPr>
          <w:rFonts w:ascii="Arial" w:hAnsi="Arial" w:cs="Arial"/>
        </w:rPr>
        <w:t>Maedche</w:t>
      </w:r>
      <w:proofErr w:type="spellEnd"/>
      <w:r>
        <w:rPr>
          <w:rFonts w:ascii="Arial" w:hAnsi="Arial" w:cs="Arial"/>
        </w:rPr>
        <w:t xml:space="preserve"> (2019) dient als Strukturierungswerkzeug. Es operationalisiert die Forschungsplanung entlang von sechs Dimensionen (Problem/Solution/Evaluation × </w:t>
      </w:r>
      <w:proofErr w:type="spellStart"/>
      <w:r>
        <w:rPr>
          <w:rFonts w:ascii="Arial" w:hAnsi="Arial" w:cs="Arial"/>
        </w:rPr>
        <w:t>Relevance</w:t>
      </w:r>
      <w:proofErr w:type="spellEnd"/>
      <w:r>
        <w:rPr>
          <w:rFonts w:ascii="Arial" w:hAnsi="Arial" w:cs="Arial"/>
        </w:rPr>
        <w:t>/Rigor) und sichert die systematische Abdeckung aller DSR-relevanten Aspekte.</w:t>
      </w:r>
    </w:p>
    <w:p w14:paraId="03606F67" w14:textId="77777777" w:rsidR="00694EF2" w:rsidRPr="009C43FE" w:rsidRDefault="00694EF2" w:rsidP="00694EF2">
      <w:pPr>
        <w:spacing w:after="200" w:line="360" w:lineRule="auto"/>
        <w:jc w:val="both"/>
        <w:rPr>
          <w:rFonts w:ascii="Arial" w:hAnsi="Arial" w:cs="Arial"/>
        </w:rPr>
      </w:pPr>
      <w:r>
        <w:rPr>
          <w:rFonts w:ascii="Arial" w:hAnsi="Arial" w:cs="Arial"/>
        </w:rPr>
        <w:t xml:space="preserve">Der </w:t>
      </w:r>
      <w:proofErr w:type="spellStart"/>
      <w:r>
        <w:rPr>
          <w:rFonts w:ascii="Arial" w:hAnsi="Arial" w:cs="Arial"/>
          <w:b/>
          <w:bCs/>
        </w:rPr>
        <w:t>Artefakttyp</w:t>
      </w:r>
      <w:proofErr w:type="spellEnd"/>
      <w:r>
        <w:rPr>
          <w:rFonts w:ascii="Arial" w:hAnsi="Arial" w:cs="Arial"/>
        </w:rPr>
        <w:t xml:space="preserve"> umfasst nach </w:t>
      </w:r>
      <w:proofErr w:type="spellStart"/>
      <w:r>
        <w:rPr>
          <w:rFonts w:ascii="Arial" w:hAnsi="Arial" w:cs="Arial"/>
        </w:rPr>
        <w:t>Hevner</w:t>
      </w:r>
      <w:proofErr w:type="spellEnd"/>
      <w:r>
        <w:rPr>
          <w:rFonts w:ascii="Arial" w:hAnsi="Arial" w:cs="Arial"/>
        </w:rPr>
        <w:t xml:space="preserve"> et al. (2004): Model (Architektur), Method (Gate-Systematik und </w:t>
      </w:r>
      <w:proofErr w:type="spellStart"/>
      <w:r>
        <w:rPr>
          <w:rFonts w:ascii="Arial" w:hAnsi="Arial" w:cs="Arial"/>
        </w:rPr>
        <w:t>Traceability</w:t>
      </w:r>
      <w:proofErr w:type="spellEnd"/>
      <w:r>
        <w:rPr>
          <w:rFonts w:ascii="Arial" w:hAnsi="Arial" w:cs="Arial"/>
        </w:rPr>
        <w:t xml:space="preserve">) und </w:t>
      </w:r>
      <w:proofErr w:type="spellStart"/>
      <w:r>
        <w:rPr>
          <w:rFonts w:ascii="Arial" w:hAnsi="Arial" w:cs="Arial"/>
        </w:rPr>
        <w:t>Instantiation</w:t>
      </w:r>
      <w:proofErr w:type="spellEnd"/>
      <w:r>
        <w:rPr>
          <w:rFonts w:ascii="Arial" w:hAnsi="Arial" w:cs="Arial"/>
        </w:rPr>
        <w:t xml:space="preserve"> (Proof-</w:t>
      </w:r>
      <w:proofErr w:type="spellStart"/>
      <w:r>
        <w:rPr>
          <w:rFonts w:ascii="Arial" w:hAnsi="Arial" w:cs="Arial"/>
        </w:rPr>
        <w:t>of</w:t>
      </w:r>
      <w:proofErr w:type="spellEnd"/>
      <w:r>
        <w:rPr>
          <w:rFonts w:ascii="Arial" w:hAnsi="Arial" w:cs="Arial"/>
        </w:rPr>
        <w:t xml:space="preserve">-Concept). Die Arbeit durchläuft </w:t>
      </w:r>
      <w:r>
        <w:rPr>
          <w:rFonts w:ascii="Arial" w:hAnsi="Arial" w:cs="Arial"/>
          <w:b/>
          <w:bCs/>
        </w:rPr>
        <w:t>zwei Iterationen</w:t>
      </w:r>
      <w:r>
        <w:rPr>
          <w:rFonts w:ascii="Arial" w:hAnsi="Arial" w:cs="Arial"/>
        </w:rPr>
        <w:t>: Iteration 1 entwickelt das konzeptuelle Architekturmodell und die Gate-Systematik; Iteration 2 instanziiert die Architektur als Azure-basierten Proof-</w:t>
      </w:r>
      <w:proofErr w:type="spellStart"/>
      <w:r>
        <w:rPr>
          <w:rFonts w:ascii="Arial" w:hAnsi="Arial" w:cs="Arial"/>
        </w:rPr>
        <w:t>of</w:t>
      </w:r>
      <w:proofErr w:type="spellEnd"/>
      <w:r>
        <w:rPr>
          <w:rFonts w:ascii="Arial" w:hAnsi="Arial" w:cs="Arial"/>
        </w:rPr>
        <w:t>-Concept und verfeinert das Design auf Basis der Demonstrationsergebnisse.</w:t>
      </w:r>
    </w:p>
    <w:p w14:paraId="259E693C" w14:textId="77777777" w:rsidR="00694EF2" w:rsidRPr="009C43FE" w:rsidRDefault="00694EF2" w:rsidP="00694EF2">
      <w:pPr>
        <w:spacing w:after="200" w:line="360" w:lineRule="auto"/>
        <w:jc w:val="both"/>
        <w:rPr>
          <w:rFonts w:ascii="Arial" w:hAnsi="Arial" w:cs="Arial"/>
        </w:rPr>
      </w:pPr>
      <w:r>
        <w:rPr>
          <w:rFonts w:ascii="Arial" w:hAnsi="Arial" w:cs="Arial"/>
        </w:rPr>
        <w:t xml:space="preserve">Die </w:t>
      </w:r>
      <w:r>
        <w:rPr>
          <w:rFonts w:ascii="Arial" w:hAnsi="Arial" w:cs="Arial"/>
          <w:b/>
          <w:bCs/>
        </w:rPr>
        <w:t>Evaluation</w:t>
      </w:r>
      <w:r>
        <w:rPr>
          <w:rFonts w:ascii="Arial" w:hAnsi="Arial" w:cs="Arial"/>
        </w:rPr>
        <w:t xml:space="preserve"> folgt einem dreistufigen Design:</w:t>
      </w:r>
    </w:p>
    <w:p w14:paraId="4937D9B8" w14:textId="77777777" w:rsidR="00694EF2" w:rsidRPr="009C43FE" w:rsidRDefault="00694EF2" w:rsidP="00694EF2">
      <w:pPr>
        <w:spacing w:after="200" w:line="360" w:lineRule="auto"/>
        <w:jc w:val="both"/>
        <w:rPr>
          <w:rFonts w:ascii="Arial" w:hAnsi="Arial" w:cs="Arial"/>
        </w:rPr>
      </w:pPr>
      <w:r>
        <w:rPr>
          <w:rFonts w:ascii="Arial" w:hAnsi="Arial" w:cs="Arial"/>
        </w:rPr>
        <w:t xml:space="preserve">(a) </w:t>
      </w:r>
      <w:r>
        <w:rPr>
          <w:rFonts w:ascii="Arial" w:hAnsi="Arial" w:cs="Arial"/>
          <w:b/>
          <w:bCs/>
        </w:rPr>
        <w:t>Requirements-Coverage-Matrix:</w:t>
      </w:r>
      <w:r>
        <w:rPr>
          <w:rFonts w:ascii="Arial" w:hAnsi="Arial" w:cs="Arial"/>
        </w:rPr>
        <w:t xml:space="preserve"> Systematischer Abgleich der Architekturkomponenten mit den erhobenen Anforderungen (R1–</w:t>
      </w:r>
      <w:proofErr w:type="spellStart"/>
      <w:r>
        <w:rPr>
          <w:rFonts w:ascii="Arial" w:hAnsi="Arial" w:cs="Arial"/>
        </w:rPr>
        <w:t>Rn</w:t>
      </w:r>
      <w:proofErr w:type="spellEnd"/>
      <w:r>
        <w:rPr>
          <w:rFonts w:ascii="Arial" w:hAnsi="Arial" w:cs="Arial"/>
        </w:rPr>
        <w:t>) zur Prüfung der Vollständigkeit.</w:t>
      </w:r>
    </w:p>
    <w:p w14:paraId="7EA84726" w14:textId="77777777" w:rsidR="00694EF2" w:rsidRPr="009C43FE" w:rsidRDefault="00694EF2" w:rsidP="00694EF2">
      <w:pPr>
        <w:spacing w:after="200" w:line="360" w:lineRule="auto"/>
        <w:jc w:val="both"/>
        <w:rPr>
          <w:rFonts w:ascii="Arial" w:hAnsi="Arial" w:cs="Arial"/>
        </w:rPr>
      </w:pPr>
      <w:r>
        <w:rPr>
          <w:rFonts w:ascii="Arial" w:hAnsi="Arial" w:cs="Arial"/>
        </w:rPr>
        <w:t xml:space="preserve">(b) </w:t>
      </w:r>
      <w:r>
        <w:rPr>
          <w:rFonts w:ascii="Arial" w:hAnsi="Arial" w:cs="Arial"/>
          <w:b/>
          <w:bCs/>
        </w:rPr>
        <w:t>PoC-Walkthrough:</w:t>
      </w:r>
      <w:r>
        <w:rPr>
          <w:rFonts w:ascii="Arial" w:hAnsi="Arial" w:cs="Arial"/>
        </w:rPr>
        <w:t xml:space="preserve"> Technische Demonstration der Machbarkeit anhand ausgewählter Szenarien im Azure-Stack, die die Durchsetzbarkeit und Evidenzgenerierung der Quality Gates nachweist.</w:t>
      </w:r>
    </w:p>
    <w:p w14:paraId="18BE7ECF" w14:textId="77777777" w:rsidR="00694EF2" w:rsidRPr="009C43FE" w:rsidRDefault="00694EF2" w:rsidP="00694EF2">
      <w:pPr>
        <w:spacing w:after="200" w:line="360" w:lineRule="auto"/>
        <w:jc w:val="both"/>
        <w:rPr>
          <w:rFonts w:ascii="Arial" w:hAnsi="Arial" w:cs="Arial"/>
        </w:rPr>
      </w:pPr>
      <w:r>
        <w:rPr>
          <w:rFonts w:ascii="Arial" w:hAnsi="Arial" w:cs="Arial"/>
        </w:rPr>
        <w:t xml:space="preserve">(c) </w:t>
      </w:r>
      <w:r>
        <w:rPr>
          <w:rFonts w:ascii="Arial" w:hAnsi="Arial" w:cs="Arial"/>
          <w:b/>
          <w:bCs/>
        </w:rPr>
        <w:t>Expert-Reviews (n≥4):</w:t>
      </w:r>
      <w:r>
        <w:rPr>
          <w:rFonts w:ascii="Arial" w:hAnsi="Arial" w:cs="Arial"/>
        </w:rPr>
        <w:t xml:space="preserve"> Leitfadengestützte Interviews mit Domänenexperten aus den Bereichen </w:t>
      </w:r>
      <w:proofErr w:type="spellStart"/>
      <w:r>
        <w:rPr>
          <w:rFonts w:ascii="Arial" w:hAnsi="Arial" w:cs="Arial"/>
        </w:rPr>
        <w:t>MLOps</w:t>
      </w:r>
      <w:proofErr w:type="spellEnd"/>
      <w:r>
        <w:rPr>
          <w:rFonts w:ascii="Arial" w:hAnsi="Arial" w:cs="Arial"/>
        </w:rPr>
        <w:t>/</w:t>
      </w:r>
      <w:proofErr w:type="spellStart"/>
      <w:r>
        <w:rPr>
          <w:rFonts w:ascii="Arial" w:hAnsi="Arial" w:cs="Arial"/>
        </w:rPr>
        <w:t>LLMOps</w:t>
      </w:r>
      <w:proofErr w:type="spellEnd"/>
      <w:r>
        <w:rPr>
          <w:rFonts w:ascii="Arial" w:hAnsi="Arial" w:cs="Arial"/>
        </w:rPr>
        <w:t>/</w:t>
      </w:r>
      <w:proofErr w:type="spellStart"/>
      <w:r>
        <w:rPr>
          <w:rFonts w:ascii="Arial" w:hAnsi="Arial" w:cs="Arial"/>
        </w:rPr>
        <w:t>GenAIOps</w:t>
      </w:r>
      <w:proofErr w:type="spellEnd"/>
      <w:r>
        <w:rPr>
          <w:rFonts w:ascii="Arial" w:hAnsi="Arial" w:cs="Arial"/>
        </w:rPr>
        <w:t>, Cloud-Architektur und KI-</w:t>
      </w:r>
      <w:proofErr w:type="spellStart"/>
      <w:r>
        <w:rPr>
          <w:rFonts w:ascii="Arial" w:hAnsi="Arial" w:cs="Arial"/>
        </w:rPr>
        <w:t>Governance</w:t>
      </w:r>
      <w:proofErr w:type="spellEnd"/>
      <w:r>
        <w:rPr>
          <w:rFonts w:ascii="Arial" w:hAnsi="Arial" w:cs="Arial"/>
        </w:rPr>
        <w:t xml:space="preserve"> zur Bewertung der Praxistauglichkeit und Audit-</w:t>
      </w:r>
      <w:proofErr w:type="spellStart"/>
      <w:r>
        <w:rPr>
          <w:rFonts w:ascii="Arial" w:hAnsi="Arial" w:cs="Arial"/>
        </w:rPr>
        <w:t>Readiness</w:t>
      </w:r>
      <w:proofErr w:type="spellEnd"/>
      <w:r>
        <w:rPr>
          <w:rFonts w:ascii="Arial" w:hAnsi="Arial" w:cs="Arial"/>
        </w:rPr>
        <w:t>.</w:t>
      </w:r>
    </w:p>
    <w:p w14:paraId="75FC501D" w14:textId="77777777" w:rsidR="00B43AAE" w:rsidRDefault="00B43AAE" w:rsidP="00F53282">
      <w:pPr>
        <w:pStyle w:val="berschrift2"/>
      </w:pPr>
      <w:bookmarkStart w:id="11" w:name="_Toc223145426"/>
    </w:p>
    <w:p w14:paraId="5F13845E" w14:textId="6980319D" w:rsidR="00691DC1" w:rsidRPr="00BA6176" w:rsidRDefault="00340877" w:rsidP="00F53282">
      <w:pPr>
        <w:pStyle w:val="berschrift2"/>
      </w:pPr>
      <w:r>
        <w:lastRenderedPageBreak/>
        <w:t xml:space="preserve">1.6 </w:t>
      </w:r>
      <w:proofErr w:type="spellStart"/>
      <w:r>
        <w:t>Scope</w:t>
      </w:r>
      <w:proofErr w:type="spellEnd"/>
      <w:r>
        <w:t xml:space="preserve"> und Abgrenzung</w:t>
      </w:r>
      <w:bookmarkEnd w:id="11"/>
    </w:p>
    <w:p w14:paraId="0AC9FAB2" w14:textId="3C32AB1C" w:rsidR="00691DC1" w:rsidRPr="0008082F" w:rsidRDefault="00340877">
      <w:pPr>
        <w:spacing w:after="200" w:line="360" w:lineRule="auto"/>
        <w:jc w:val="both"/>
        <w:rPr>
          <w:rFonts w:ascii="Arial" w:hAnsi="Arial" w:cs="Arial"/>
          <w:sz w:val="21"/>
          <w:szCs w:val="22"/>
        </w:rPr>
      </w:pPr>
      <w:r>
        <w:rPr>
          <w:rFonts w:ascii="Arial" w:hAnsi="Arial" w:cs="Arial"/>
          <w:szCs w:val="22"/>
        </w:rPr>
        <w:t xml:space="preserve">Die Referenzarchitektur wird als </w:t>
      </w:r>
      <w:r>
        <w:rPr>
          <w:rFonts w:ascii="Arial" w:hAnsi="Arial" w:cs="Arial"/>
          <w:b/>
          <w:bCs/>
          <w:szCs w:val="22"/>
        </w:rPr>
        <w:t>generisches Modell</w:t>
      </w:r>
      <w:r>
        <w:rPr>
          <w:rFonts w:ascii="Arial" w:hAnsi="Arial" w:cs="Arial"/>
          <w:szCs w:val="22"/>
        </w:rPr>
        <w:t xml:space="preserve"> entwickelt, das branchenunabhängig </w:t>
      </w:r>
      <w:r w:rsidR="00D85B55">
        <w:rPr>
          <w:rFonts w:ascii="Arial" w:hAnsi="Arial" w:cs="Arial"/>
          <w:szCs w:val="22"/>
        </w:rPr>
        <w:t xml:space="preserve">und auf </w:t>
      </w:r>
      <w:r w:rsidR="00D85B55" w:rsidRPr="00D85B55">
        <w:rPr>
          <w:rFonts w:ascii="Arial" w:hAnsi="Arial" w:cs="Arial"/>
          <w:szCs w:val="22"/>
        </w:rPr>
        <w:t xml:space="preserve">domänenspezifische Anforderungen (im PoC exemplarisch: </w:t>
      </w:r>
      <w:proofErr w:type="spellStart"/>
      <w:r w:rsidR="00D85B55" w:rsidRPr="00D85B55">
        <w:rPr>
          <w:rFonts w:ascii="Arial" w:hAnsi="Arial" w:cs="Arial"/>
          <w:szCs w:val="22"/>
        </w:rPr>
        <w:t>Healthcare</w:t>
      </w:r>
      <w:proofErr w:type="spellEnd"/>
      <w:r w:rsidR="00D85B55" w:rsidRPr="00D85B55">
        <w:rPr>
          <w:rFonts w:ascii="Arial" w:hAnsi="Arial" w:cs="Arial"/>
          <w:szCs w:val="22"/>
        </w:rPr>
        <w:t xml:space="preserve">/FDA 21 </w:t>
      </w:r>
      <w:proofErr w:type="gramStart"/>
      <w:r w:rsidR="00D85B55" w:rsidRPr="00D85B55">
        <w:rPr>
          <w:rFonts w:ascii="Arial" w:hAnsi="Arial" w:cs="Arial"/>
          <w:szCs w:val="22"/>
        </w:rPr>
        <w:t>CFR Part</w:t>
      </w:r>
      <w:proofErr w:type="gramEnd"/>
      <w:r w:rsidR="00D85B55" w:rsidRPr="00D85B55">
        <w:rPr>
          <w:rFonts w:ascii="Arial" w:hAnsi="Arial" w:cs="Arial"/>
          <w:szCs w:val="22"/>
        </w:rPr>
        <w:t xml:space="preserve"> 11) </w:t>
      </w:r>
      <w:r>
        <w:rPr>
          <w:rFonts w:ascii="Arial" w:hAnsi="Arial" w:cs="Arial"/>
          <w:szCs w:val="22"/>
        </w:rPr>
        <w:t>anwendbar ist. Die prototypische Instanziierung (Proof-</w:t>
      </w:r>
      <w:proofErr w:type="spellStart"/>
      <w:r>
        <w:rPr>
          <w:rFonts w:ascii="Arial" w:hAnsi="Arial" w:cs="Arial"/>
          <w:szCs w:val="22"/>
        </w:rPr>
        <w:t>of</w:t>
      </w:r>
      <w:proofErr w:type="spellEnd"/>
      <w:r>
        <w:rPr>
          <w:rFonts w:ascii="Arial" w:hAnsi="Arial" w:cs="Arial"/>
          <w:szCs w:val="22"/>
        </w:rPr>
        <w:t xml:space="preserve">-Concept) erfolgt in der </w:t>
      </w:r>
      <w:proofErr w:type="spellStart"/>
      <w:r>
        <w:rPr>
          <w:rFonts w:ascii="Arial" w:hAnsi="Arial" w:cs="Arial"/>
          <w:b/>
          <w:bCs/>
          <w:szCs w:val="22"/>
        </w:rPr>
        <w:t>Healthcare</w:t>
      </w:r>
      <w:proofErr w:type="spellEnd"/>
      <w:r>
        <w:rPr>
          <w:rFonts w:ascii="Arial" w:hAnsi="Arial" w:cs="Arial"/>
          <w:b/>
          <w:bCs/>
          <w:szCs w:val="22"/>
        </w:rPr>
        <w:t>-Domäne</w:t>
      </w:r>
      <w:del w:id="12" w:author="Claude" w:date="2026-02-28T00:00:00Z">
        <w:r>
          <w:rPr>
            <w:rFonts w:ascii="Arial" w:hAnsi="Arial" w:cs="Arial"/>
            <w:szCs w:val="22"/>
          </w:rPr>
          <w:delText xml:space="preserve"> am Beispiel eines Ambient AI Scribe – eines generativen KI-Systems zur automatisierten Transkription und Zusammenfassung medizinischer Gespräche.</w:delText>
        </w:r>
      </w:del>
      <w:r>
        <w:rPr>
          <w:rFonts w:ascii="Arial" w:hAnsi="Arial" w:cs="Arial"/>
          <w:szCs w:val="22"/>
        </w:rPr>
        <w:t xml:space="preserve"> am Beispiel eines Ambient AI Scribe — eines generativen KI-Systems zur automatisierten Transkription und Zusammenfassung medizinischer Gespräche (</w:t>
      </w:r>
      <w:proofErr w:type="spellStart"/>
      <w:r>
        <w:rPr>
          <w:rFonts w:ascii="Arial" w:hAnsi="Arial" w:cs="Arial"/>
          <w:szCs w:val="22"/>
        </w:rPr>
        <w:t>Healthcare</w:t>
      </w:r>
      <w:proofErr w:type="spellEnd"/>
      <w:r>
        <w:rPr>
          <w:rFonts w:ascii="Arial" w:hAnsi="Arial" w:cs="Arial"/>
          <w:szCs w:val="22"/>
        </w:rPr>
        <w:t xml:space="preserve"> als exemplarischer Anwendungsfall für die PoC-Validierung, nicht als Architektur-</w:t>
      </w:r>
      <w:proofErr w:type="spellStart"/>
      <w:r>
        <w:rPr>
          <w:rFonts w:ascii="Arial" w:hAnsi="Arial" w:cs="Arial"/>
          <w:szCs w:val="22"/>
        </w:rPr>
        <w:t>Scope</w:t>
      </w:r>
      <w:proofErr w:type="spellEnd"/>
      <w:r>
        <w:rPr>
          <w:rFonts w:ascii="Arial" w:hAnsi="Arial" w:cs="Arial"/>
          <w:szCs w:val="22"/>
        </w:rPr>
        <w:t>).</w:t>
      </w:r>
    </w:p>
    <w:p w14:paraId="01A32B66" w14:textId="77777777" w:rsidR="00691DC1" w:rsidRPr="0008082F" w:rsidRDefault="00340877">
      <w:pPr>
        <w:spacing w:after="200" w:line="360" w:lineRule="auto"/>
        <w:jc w:val="both"/>
        <w:rPr>
          <w:rFonts w:ascii="Arial" w:hAnsi="Arial" w:cs="Arial"/>
          <w:sz w:val="21"/>
          <w:szCs w:val="22"/>
        </w:rPr>
      </w:pPr>
      <w:r>
        <w:rPr>
          <w:rFonts w:ascii="Arial" w:hAnsi="Arial" w:cs="Arial"/>
          <w:szCs w:val="22"/>
        </w:rPr>
        <w:t>Dieses Szenario eignet sich aus mehreren Gründen: (1) Es handelt sich um ein Hochrisiko-KI-System gemäß EU AI Act Annex III (medizinische Diagnostik und Entscheidungsunterstützung), (2) es erfordert die Verarbeitung sensibler Gesundheitsdaten unter DSGVO- und KI-Regulierungsvorgaben, (3) die Qualitätsanforderungen an generative Outputs (Halluzinationsfreiheit, klinische Präzision) sind besonders hoch und (4) die Nachweispflichten gegenüber Aufsichtsbehörden sind umfassend.</w:t>
      </w:r>
    </w:p>
    <w:p w14:paraId="00E3627F" w14:textId="5AA85226" w:rsidR="002556BB" w:rsidRDefault="00505F68">
      <w:pPr>
        <w:spacing w:after="200" w:line="360" w:lineRule="auto"/>
        <w:jc w:val="both"/>
        <w:rPr>
          <w:rFonts w:ascii="Arial" w:hAnsi="Arial" w:cs="Arial"/>
        </w:rPr>
      </w:pPr>
      <w:r>
        <w:rPr>
          <w:rFonts w:ascii="Arial" w:hAnsi="Arial" w:cs="Arial"/>
        </w:rPr>
        <w:t xml:space="preserve">Der PoC wird auf dem Microsoft Azure Stack implementiert und nutzt Azure </w:t>
      </w:r>
      <w:proofErr w:type="spellStart"/>
      <w:r>
        <w:rPr>
          <w:rFonts w:ascii="Arial" w:hAnsi="Arial" w:cs="Arial"/>
        </w:rPr>
        <w:t>Kubernetes</w:t>
      </w:r>
      <w:proofErr w:type="spellEnd"/>
      <w:r>
        <w:rPr>
          <w:rFonts w:ascii="Arial" w:hAnsi="Arial" w:cs="Arial"/>
        </w:rPr>
        <w:t xml:space="preserve"> Service (AKS), Azure OpenAI Service, </w:t>
      </w:r>
      <w:proofErr w:type="spellStart"/>
      <w:r w:rsidRPr="00F17FA0">
        <w:rPr>
          <w:rFonts w:ascii="Arial" w:hAnsi="Arial" w:cs="Arial"/>
        </w:rPr>
        <w:t>GitOps</w:t>
      </w:r>
      <w:proofErr w:type="spellEnd"/>
      <w:r w:rsidRPr="00F17FA0">
        <w:rPr>
          <w:rFonts w:ascii="Arial" w:hAnsi="Arial" w:cs="Arial"/>
        </w:rPr>
        <w:t>-Controller</w:t>
      </w:r>
      <w:r>
        <w:rPr>
          <w:rFonts w:ascii="Arial" w:hAnsi="Arial" w:cs="Arial"/>
        </w:rPr>
        <w:t xml:space="preserve"> wie </w:t>
      </w:r>
      <w:proofErr w:type="spellStart"/>
      <w:r>
        <w:rPr>
          <w:rFonts w:ascii="Arial" w:hAnsi="Arial" w:cs="Arial"/>
        </w:rPr>
        <w:t>ArgoCD</w:t>
      </w:r>
      <w:proofErr w:type="spellEnd"/>
      <w:r>
        <w:rPr>
          <w:rFonts w:ascii="Arial" w:hAnsi="Arial" w:cs="Arial"/>
        </w:rPr>
        <w:t>, Open Policy Agent (OPA/Rego) sowie Azure Monitor und Blob Storage (</w:t>
      </w:r>
      <w:proofErr w:type="spellStart"/>
      <w:r>
        <w:rPr>
          <w:rFonts w:ascii="Arial" w:hAnsi="Arial" w:cs="Arial"/>
        </w:rPr>
        <w:t>immutable</w:t>
      </w:r>
      <w:proofErr w:type="spellEnd"/>
      <w:r>
        <w:rPr>
          <w:rFonts w:ascii="Arial" w:hAnsi="Arial" w:cs="Arial"/>
        </w:rPr>
        <w:t xml:space="preserve">) für die </w:t>
      </w:r>
      <w:proofErr w:type="spellStart"/>
      <w:r>
        <w:rPr>
          <w:rFonts w:ascii="Arial" w:hAnsi="Arial" w:cs="Arial"/>
        </w:rPr>
        <w:t>Evidence-Persistierung</w:t>
      </w:r>
      <w:proofErr w:type="spellEnd"/>
      <w:r>
        <w:rPr>
          <w:rFonts w:ascii="Arial" w:hAnsi="Arial" w:cs="Arial"/>
        </w:rPr>
        <w:t xml:space="preserve">. Der </w:t>
      </w:r>
      <w:proofErr w:type="spellStart"/>
      <w:r>
        <w:rPr>
          <w:rFonts w:ascii="Arial" w:hAnsi="Arial" w:cs="Arial"/>
        </w:rPr>
        <w:t>Evidence</w:t>
      </w:r>
      <w:proofErr w:type="spellEnd"/>
      <w:r>
        <w:rPr>
          <w:rFonts w:ascii="Arial" w:hAnsi="Arial" w:cs="Arial"/>
        </w:rPr>
        <w:t xml:space="preserve"> Store folgt einem hybriden Ansatz: Unstrukturierte Artefakte (Model Cards, Evaluierungsreports) werden im Blob Storage abgelegt, während die strukturierten Metadaten der Quality-Gate-Durchläufe in einer relationalen Datenbank persistiert werden. Diese Trennung ermöglicht einerseits performantes Compliance-Reporting über indizierte Abfragen und stellt andererseits durch datenbankgestützte Schutzmechanismen (</w:t>
      </w:r>
      <w:proofErr w:type="spellStart"/>
      <w:r>
        <w:rPr>
          <w:rFonts w:ascii="Arial" w:hAnsi="Arial" w:cs="Arial"/>
        </w:rPr>
        <w:t>Immutability</w:t>
      </w:r>
      <w:proofErr w:type="spellEnd"/>
      <w:r>
        <w:rPr>
          <w:rFonts w:ascii="Arial" w:hAnsi="Arial" w:cs="Arial"/>
        </w:rPr>
        <w:t xml:space="preserve">-Constraints, View-basierte Zugriffskontrolle) die Manipulationssicherheit der Audit-Nachweise sicher — eine zentrale Voraussetzung im </w:t>
      </w:r>
      <w:proofErr w:type="spellStart"/>
      <w:r>
        <w:rPr>
          <w:rFonts w:ascii="Arial" w:hAnsi="Arial" w:cs="Arial"/>
        </w:rPr>
        <w:t>Healthcare</w:t>
      </w:r>
      <w:proofErr w:type="spellEnd"/>
      <w:r>
        <w:rPr>
          <w:rFonts w:ascii="Arial" w:hAnsi="Arial" w:cs="Arial"/>
        </w:rPr>
        <w:t xml:space="preserve">-Kontext, in dem medizinische Payload und regulatorische Telemetrie strikt getrennt werden müssen (DSGVO Art. 9). Die Architektur selbst bleibt </w:t>
      </w:r>
      <w:proofErr w:type="spellStart"/>
      <w:r>
        <w:rPr>
          <w:rFonts w:ascii="Arial" w:hAnsi="Arial" w:cs="Arial"/>
        </w:rPr>
        <w:t>cloud</w:t>
      </w:r>
      <w:proofErr w:type="spellEnd"/>
      <w:r>
        <w:rPr>
          <w:rFonts w:ascii="Arial" w:hAnsi="Arial" w:cs="Arial"/>
        </w:rPr>
        <w:t>-provider-agnostisch (DP5: Cloud-native Integrierbarkeit).</w:t>
      </w:r>
    </w:p>
    <w:p w14:paraId="5C4D6E87" w14:textId="12394884" w:rsidR="009D6F0F" w:rsidRPr="00505F68" w:rsidRDefault="009D6F0F">
      <w:pPr>
        <w:spacing w:after="200" w:line="360" w:lineRule="auto"/>
        <w:jc w:val="both"/>
        <w:rPr>
          <w:rFonts w:ascii="Arial" w:hAnsi="Arial" w:cs="Arial"/>
        </w:rPr>
      </w:pPr>
      <w:r w:rsidRPr="009D6F0F">
        <w:rPr>
          <w:rFonts w:ascii="Arial" w:hAnsi="Arial" w:cs="Arial"/>
        </w:rPr>
        <w:t>Die Wahl von Microsoft Azure als Cloud-Plattform erfolgt unter Berücksichtigung der EU-Datenresidenz-Optionen (Azure EU Data Boundary). Der potenzielle Konflikt zwischen US CLOUD Act und EU AI Act Art. 2 Abs. 1 (territorialer Anwendungsbereich) wird als Limitation dokumentiert und in der Diskussion (Kapitel 7) adressiert</w:t>
      </w:r>
      <w:r>
        <w:rPr>
          <w:rFonts w:ascii="Arial" w:hAnsi="Arial" w:cs="Arial"/>
        </w:rPr>
        <w:t>. (STACKIT?)</w:t>
      </w:r>
    </w:p>
    <w:p w14:paraId="731644FA" w14:textId="77777777" w:rsidR="00691DC1" w:rsidRDefault="00340877">
      <w:pPr>
        <w:spacing w:after="200" w:line="360" w:lineRule="auto"/>
        <w:jc w:val="both"/>
        <w:rPr>
          <w:rFonts w:ascii="Arial" w:hAnsi="Arial" w:cs="Arial"/>
          <w:szCs w:val="22"/>
        </w:rPr>
      </w:pPr>
      <w:r>
        <w:rPr>
          <w:rFonts w:ascii="Arial" w:hAnsi="Arial" w:cs="Arial"/>
          <w:b/>
          <w:bCs/>
          <w:szCs w:val="22"/>
        </w:rPr>
        <w:t>Abgrenzung:</w:t>
      </w:r>
      <w:del w:id="13" w:author="Claude" w:date="2026-02-28T00:00:00Z">
        <w:r>
          <w:rPr>
            <w:rFonts w:ascii="Arial" w:hAnsi="Arial" w:cs="Arial"/>
            <w:szCs w:val="22"/>
          </w:rPr>
          <w:delText xml:space="preserve"> Die Arbeit entwickelt keine eigenständigen KI-Modelle, sondern fokussiert auf die architekturelle Steuerung und Qualitätssicherung bestehender GenAI-Dienste. Ethische Fragestellungen werden nur insoweit adressiert, als sie sich in technisch operationalisierbare Anforderungen übersetzen lassen. Die rechtliche Analyse beschränkt sich auf die für High-Risk-Systeme relevanten Artikel des EU AI Act (Art. 9–15) und erhebt keinen Anspruch auf juristische Vollständigkeit.</w:delText>
        </w:r>
      </w:del>
      <w:r>
        <w:rPr>
          <w:rFonts w:ascii="Arial" w:hAnsi="Arial" w:cs="Arial"/>
          <w:szCs w:val="22"/>
        </w:rPr>
        <w:t xml:space="preserve"> Die Arbeit entwickelt keine eigenständigen KI-Modelle, sondern fokussiert auf die architekturelle Steuerung und Qualitätssicherung bestehender </w:t>
      </w:r>
      <w:proofErr w:type="spellStart"/>
      <w:r>
        <w:rPr>
          <w:rFonts w:ascii="Arial" w:hAnsi="Arial" w:cs="Arial"/>
          <w:szCs w:val="22"/>
        </w:rPr>
        <w:t>GenAI</w:t>
      </w:r>
      <w:proofErr w:type="spellEnd"/>
      <w:r>
        <w:rPr>
          <w:rFonts w:ascii="Arial" w:hAnsi="Arial" w:cs="Arial"/>
          <w:szCs w:val="22"/>
        </w:rPr>
        <w:t xml:space="preserve">-Dienste. Explizit außerhalb des </w:t>
      </w:r>
      <w:proofErr w:type="spellStart"/>
      <w:r>
        <w:rPr>
          <w:rFonts w:ascii="Arial" w:hAnsi="Arial" w:cs="Arial"/>
          <w:szCs w:val="22"/>
        </w:rPr>
        <w:t>Scope</w:t>
      </w:r>
      <w:proofErr w:type="spellEnd"/>
      <w:r>
        <w:rPr>
          <w:rFonts w:ascii="Arial" w:hAnsi="Arial" w:cs="Arial"/>
          <w:szCs w:val="22"/>
        </w:rPr>
        <w:t xml:space="preserve"> liegen: LLM-Training und Fine-Tuning, eigenständige </w:t>
      </w:r>
      <w:r>
        <w:rPr>
          <w:rFonts w:ascii="Arial" w:hAnsi="Arial" w:cs="Arial"/>
          <w:szCs w:val="22"/>
        </w:rPr>
        <w:lastRenderedPageBreak/>
        <w:t>Modellentwicklung (Data Science) sowie die Optimierung von Data-Engineering-Pipelines. Ethische Fragestellungen werden nur insoweit adressiert, als sie sich in technisch operationalisierbare Anforderungen übersetzen lassen. Die rechtliche Analyse beschränkt sich auf die für High-Risk-Systeme relevanten Artikel des EU AI Act (Art. 9–15) und erhebt keinen Anspruch auf juristische Vollständigkeit.</w:t>
      </w:r>
    </w:p>
    <w:p w14:paraId="38612F85" w14:textId="77777777" w:rsidR="00691DC1" w:rsidRDefault="003A1AD5" w:rsidP="00F53282">
      <w:pPr>
        <w:pStyle w:val="berschrift2"/>
      </w:pPr>
      <w:bookmarkStart w:id="14" w:name="_Toc223145427"/>
      <w:r>
        <w:t>2.1 Motivation</w:t>
      </w:r>
      <w:bookmarkEnd w:id="14"/>
    </w:p>
    <w:p w14:paraId="0368CF2C" w14:textId="77777777" w:rsidR="000D15F8" w:rsidRDefault="000D15F8" w:rsidP="000D15F8"/>
    <w:p w14:paraId="66E073E5" w14:textId="77777777" w:rsidR="00691DC1" w:rsidRPr="0008082F" w:rsidRDefault="00340877">
      <w:pPr>
        <w:spacing w:after="200" w:line="360" w:lineRule="auto"/>
        <w:jc w:val="both"/>
        <w:rPr>
          <w:rFonts w:ascii="Arial" w:hAnsi="Arial" w:cs="Arial"/>
          <w:sz w:val="21"/>
          <w:szCs w:val="22"/>
        </w:rPr>
      </w:pPr>
      <w:r>
        <w:rPr>
          <w:rFonts w:ascii="Arial" w:hAnsi="Arial" w:cs="Arial"/>
          <w:szCs w:val="22"/>
        </w:rPr>
        <w:t xml:space="preserve">Die Themenwahl ist sowohl durch die berufliche Spezialisierung als auch durch ein weiterführendes Forschungsinteresse motiviert. Zurzeit absolviere ich parallel zur Masterarbeit eine zertifizierte Vollzeit-Weiterbildung zum Cloud </w:t>
      </w:r>
      <w:proofErr w:type="spellStart"/>
      <w:r>
        <w:rPr>
          <w:rFonts w:ascii="Arial" w:hAnsi="Arial" w:cs="Arial"/>
          <w:szCs w:val="22"/>
        </w:rPr>
        <w:t>Architect</w:t>
      </w:r>
      <w:proofErr w:type="spellEnd"/>
      <w:r>
        <w:rPr>
          <w:rFonts w:ascii="Arial" w:hAnsi="Arial" w:cs="Arial"/>
          <w:szCs w:val="22"/>
        </w:rPr>
        <w:t xml:space="preserve"> (810 UE, AZAV-zertifiziert) mit Schwerpunkt auf </w:t>
      </w:r>
      <w:proofErr w:type="spellStart"/>
      <w:r>
        <w:rPr>
          <w:rFonts w:ascii="Arial" w:hAnsi="Arial" w:cs="Arial"/>
          <w:szCs w:val="22"/>
        </w:rPr>
        <w:t>Kubernetes</w:t>
      </w:r>
      <w:proofErr w:type="spellEnd"/>
      <w:r>
        <w:rPr>
          <w:rFonts w:ascii="Arial" w:hAnsi="Arial" w:cs="Arial"/>
          <w:szCs w:val="22"/>
        </w:rPr>
        <w:t>, Infrastructure-</w:t>
      </w:r>
      <w:proofErr w:type="spellStart"/>
      <w:r>
        <w:rPr>
          <w:rFonts w:ascii="Arial" w:hAnsi="Arial" w:cs="Arial"/>
          <w:szCs w:val="22"/>
        </w:rPr>
        <w:t>as</w:t>
      </w:r>
      <w:proofErr w:type="spellEnd"/>
      <w:r>
        <w:rPr>
          <w:rFonts w:ascii="Arial" w:hAnsi="Arial" w:cs="Arial"/>
          <w:szCs w:val="22"/>
        </w:rPr>
        <w:t xml:space="preserve">-Code und CI/CD-Pipelines, die die technische Basis der Arbeit unmittelbar ergänzt. Im Masterstudium bildete Künstliche Intelligenz das Vertiefungsfach (Note: 1,0), ergänzt durch Praxisprojekte im Bereich KI-gestütztes Requirements Engineering und </w:t>
      </w:r>
      <w:proofErr w:type="spellStart"/>
      <w:r>
        <w:rPr>
          <w:rFonts w:ascii="Arial" w:hAnsi="Arial" w:cs="Arial"/>
          <w:szCs w:val="22"/>
        </w:rPr>
        <w:t>cloud</w:t>
      </w:r>
      <w:proofErr w:type="spellEnd"/>
      <w:r>
        <w:rPr>
          <w:rFonts w:ascii="Arial" w:hAnsi="Arial" w:cs="Arial"/>
          <w:szCs w:val="22"/>
        </w:rPr>
        <w:t xml:space="preserve">-native Architekturentwicklung (jeweils Note: 1,0). Darüber hinaus umfasst die Weiterbildung ein verpflichtendes Praxisprojekt, in dem ich eine Cloudarchitektur entwickeln werde. Die dabei verfügbare fachliche Begleitung durch erfahrene Cloud-Architekten ermöglicht ein </w:t>
      </w:r>
      <w:proofErr w:type="spellStart"/>
      <w:r>
        <w:rPr>
          <w:rFonts w:ascii="Arial" w:hAnsi="Arial" w:cs="Arial"/>
          <w:szCs w:val="22"/>
        </w:rPr>
        <w:t>Practitioner</w:t>
      </w:r>
      <w:proofErr w:type="spellEnd"/>
      <w:r>
        <w:rPr>
          <w:rFonts w:ascii="Arial" w:hAnsi="Arial" w:cs="Arial"/>
          <w:szCs w:val="22"/>
        </w:rPr>
        <w:t xml:space="preserve"> Review, das die leitfadengestützten Experteninterviews als zusätzliche Evaluationsperspektive ergänzt. Die berufliche Erfahrung im Automotive-Sektor — unter anderem als Projektleiter bei Mercedes-AMG und als strategischer Produktmanager bei der Mercedes-Benz AG mit Verantwortung für Schnittstellenmanagement, Datenintegration und </w:t>
      </w:r>
      <w:proofErr w:type="spellStart"/>
      <w:r>
        <w:rPr>
          <w:rFonts w:ascii="Arial" w:hAnsi="Arial" w:cs="Arial"/>
          <w:szCs w:val="22"/>
        </w:rPr>
        <w:t>Governance</w:t>
      </w:r>
      <w:proofErr w:type="spellEnd"/>
      <w:r>
        <w:rPr>
          <w:rFonts w:ascii="Arial" w:hAnsi="Arial" w:cs="Arial"/>
          <w:szCs w:val="22"/>
        </w:rPr>
        <w:t>-Strukturen — hat den Bedarf an integrierten, regulatorisch konformen Betriebsarchitekturen für KI-Systeme aus der Praxis heraus sichtbar gemacht.</w:t>
      </w:r>
    </w:p>
    <w:p w14:paraId="4BCAF8C6" w14:textId="77777777" w:rsidR="00691DC1" w:rsidRPr="0008082F" w:rsidRDefault="00340877">
      <w:pPr>
        <w:spacing w:after="200" w:line="360" w:lineRule="auto"/>
        <w:jc w:val="both"/>
        <w:rPr>
          <w:rFonts w:ascii="Arial" w:hAnsi="Arial" w:cs="Arial"/>
          <w:sz w:val="21"/>
          <w:szCs w:val="22"/>
        </w:rPr>
      </w:pPr>
      <w:r>
        <w:rPr>
          <w:rFonts w:ascii="Arial" w:hAnsi="Arial" w:cs="Arial"/>
          <w:szCs w:val="22"/>
        </w:rPr>
        <w:t xml:space="preserve">Über das unmittelbare Berufsziel als AI &amp; Cloud Solution </w:t>
      </w:r>
      <w:proofErr w:type="spellStart"/>
      <w:r>
        <w:rPr>
          <w:rFonts w:ascii="Arial" w:hAnsi="Arial" w:cs="Arial"/>
          <w:szCs w:val="22"/>
        </w:rPr>
        <w:t>Architect</w:t>
      </w:r>
      <w:proofErr w:type="spellEnd"/>
      <w:r>
        <w:rPr>
          <w:rFonts w:ascii="Arial" w:hAnsi="Arial" w:cs="Arial"/>
          <w:szCs w:val="22"/>
        </w:rPr>
        <w:t xml:space="preserve"> hinaus verfolge ich das Ziel einer Promotion im Bereich KI- und Innovationsmanagement. Die vorliegende Arbeit soll dafür eine methodisch und inhaltlich tragfähige Grundlage schaffen. Darüber hinaus ist die Überzeugung leitend, dass die technologische und regulatorische Souveränität Europas — insbesondere im Bereich Cloud-Infrastruktur und KI-</w:t>
      </w:r>
      <w:proofErr w:type="spellStart"/>
      <w:r>
        <w:rPr>
          <w:rFonts w:ascii="Arial" w:hAnsi="Arial" w:cs="Arial"/>
          <w:szCs w:val="22"/>
        </w:rPr>
        <w:t>Governance</w:t>
      </w:r>
      <w:proofErr w:type="spellEnd"/>
      <w:r>
        <w:rPr>
          <w:rFonts w:ascii="Arial" w:hAnsi="Arial" w:cs="Arial"/>
          <w:szCs w:val="22"/>
        </w:rPr>
        <w:t xml:space="preserve"> — eine eigenständige architektonische Antwort erfordert, zu der diese Arbeit einen konzeptionellen Beitrag leisten möchte.</w:t>
      </w:r>
    </w:p>
    <w:p w14:paraId="44B6A2F0" w14:textId="77777777" w:rsidR="00691DC1" w:rsidRDefault="003A1AD5" w:rsidP="00F53282">
      <w:pPr>
        <w:pStyle w:val="berschrift2"/>
      </w:pPr>
      <w:bookmarkStart w:id="15" w:name="_Toc223145428"/>
      <w:r>
        <w:t>2.2 Unternehmensakzeptanz</w:t>
      </w:r>
      <w:bookmarkEnd w:id="15"/>
    </w:p>
    <w:p w14:paraId="2D95B751" w14:textId="77777777" w:rsidR="00BA6176" w:rsidRPr="006F56D4" w:rsidRDefault="00340877" w:rsidP="006F56D4">
      <w:pPr>
        <w:spacing w:after="200" w:line="360" w:lineRule="auto"/>
        <w:jc w:val="both"/>
        <w:rPr>
          <w:rFonts w:ascii="Arial" w:hAnsi="Arial" w:cs="Arial"/>
          <w:sz w:val="21"/>
          <w:szCs w:val="22"/>
        </w:rPr>
      </w:pPr>
      <w:r>
        <w:rPr>
          <w:rFonts w:ascii="Arial" w:hAnsi="Arial" w:cs="Arial"/>
          <w:szCs w:val="22"/>
        </w:rPr>
        <w:t xml:space="preserve">Vorerst wird die Arbeit als rein akademisches Forschungsprojekt ohne festen Praxispartner durchgeführt. Dies ist im Rahmen einer Design-Science-Research-Arbeit methodisch unproblematisch, da das zentrale Artefakt — eine generalisierbare Referenzarchitektur — nicht an einen spezifischen Unternehmenskontext gebunden ist, </w:t>
      </w:r>
      <w:r>
        <w:rPr>
          <w:rFonts w:ascii="Arial" w:hAnsi="Arial" w:cs="Arial"/>
          <w:szCs w:val="22"/>
        </w:rPr>
        <w:lastRenderedPageBreak/>
        <w:t>sondern als übertragbares Designwissen konzipiert wird (</w:t>
      </w:r>
      <w:proofErr w:type="spellStart"/>
      <w:r>
        <w:rPr>
          <w:rFonts w:ascii="Arial" w:hAnsi="Arial" w:cs="Arial"/>
          <w:szCs w:val="22"/>
        </w:rPr>
        <w:t>Hevner</w:t>
      </w:r>
      <w:proofErr w:type="spellEnd"/>
      <w:r>
        <w:rPr>
          <w:rFonts w:ascii="Arial" w:hAnsi="Arial" w:cs="Arial"/>
          <w:szCs w:val="22"/>
        </w:rPr>
        <w:t xml:space="preserve"> et al., 2004, S. 80). Die Evaluation stützt sich auf leitfadengestützte Experteninterviews mit Domänenexperten aus Wissenschaft und Praxis, deren Zugang sowohl über das akademische und berufliche Netzwerk als auch über die Fortbildung gesichert ist. Für die prototypische Implementierung (PoC) stehen studentische Cloud-Ressourcen (Microsoft Azure) sowie Open-Source-Tooling zur Verfügung. Eine optionale Kooperation mit einem Startup zur Validierung des Ambient-AI-Scribe-Szenarios (oder eines ähnlichen Use Case) wird derzeit geprüft, ist für die Durchführbarkeit der Arbeit jedoch nicht erforderlich.</w:t>
      </w:r>
      <w:bookmarkStart w:id="16" w:name="_Toc223083287"/>
    </w:p>
    <w:p w14:paraId="63A66801" w14:textId="77777777" w:rsidR="00DC0744" w:rsidRDefault="003A1AD5" w:rsidP="00F53282">
      <w:pPr>
        <w:pStyle w:val="berschrift2"/>
      </w:pPr>
      <w:bookmarkStart w:id="17" w:name="_Toc223145429"/>
      <w:r>
        <w:t>2.3 Vorläufiger Zeitplan</w:t>
      </w:r>
      <w:bookmarkEnd w:id="16"/>
      <w:bookmarkEnd w:id="17"/>
    </w:p>
    <w:p w14:paraId="01F0D671" w14:textId="77777777" w:rsidR="00DC0744" w:rsidRPr="00FC2FC8" w:rsidRDefault="00DC0744" w:rsidP="00DC0744">
      <w:pPr>
        <w:spacing w:after="200" w:line="360" w:lineRule="auto"/>
        <w:jc w:val="both"/>
        <w:rPr>
          <w:rFonts w:ascii="Arial" w:hAnsi="Arial" w:cs="Arial"/>
        </w:rPr>
      </w:pPr>
      <w:r>
        <w:rPr>
          <w:rFonts w:ascii="Arial" w:hAnsi="Arial" w:cs="Arial"/>
        </w:rPr>
        <w:t>Die Bearbeitungsdauer beträgt 16 Wochen. Der Zeitplan orientiert sich an den DSRM-Schritten und der Kapitelstruktur: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3800"/>
        <w:gridCol w:w="2170"/>
      </w:tblGrid>
      <w:tr w:rsidR="00DC0744" w14:paraId="3DFA21CE" w14:textId="77777777" w:rsidTr="00290986">
        <w:tc>
          <w:tcPr>
            <w:tcW w:w="9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F5F6BFE" w14:textId="77777777" w:rsidR="00DC0744" w:rsidRDefault="00DC0744" w:rsidP="00290986">
            <w:r>
              <w:rPr>
                <w:b/>
                <w:bCs/>
                <w:sz w:val="20"/>
                <w:szCs w:val="20"/>
              </w:rPr>
              <w:t>Woche</w:t>
            </w:r>
          </w:p>
        </w:tc>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ABEB8EE" w14:textId="77777777" w:rsidR="00DC0744" w:rsidRDefault="00DC0744" w:rsidP="00290986">
            <w:r>
              <w:rPr>
                <w:b/>
                <w:bCs/>
                <w:sz w:val="20"/>
                <w:szCs w:val="20"/>
              </w:rPr>
              <w:t>Phase</w:t>
            </w:r>
          </w:p>
        </w:tc>
        <w:tc>
          <w:tcPr>
            <w:tcW w:w="3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1C96225" w14:textId="77777777" w:rsidR="00DC0744" w:rsidRDefault="00DC0744" w:rsidP="00290986">
            <w:r>
              <w:rPr>
                <w:b/>
                <w:bCs/>
                <w:sz w:val="20"/>
                <w:szCs w:val="20"/>
              </w:rPr>
              <w:t>Aktivitäten</w:t>
            </w:r>
          </w:p>
        </w:tc>
        <w:tc>
          <w:tcPr>
            <w:tcW w:w="217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5C6FD90" w14:textId="77777777" w:rsidR="00DC0744" w:rsidRDefault="00DC0744" w:rsidP="00290986">
            <w:r>
              <w:rPr>
                <w:b/>
                <w:bCs/>
                <w:sz w:val="20"/>
                <w:szCs w:val="20"/>
              </w:rPr>
              <w:t>Ergebnis</w:t>
            </w:r>
          </w:p>
        </w:tc>
      </w:tr>
      <w:tr w:rsidR="00DC0744" w14:paraId="29A1CD15" w14:textId="77777777" w:rsidTr="00C85101">
        <w:tc>
          <w:tcPr>
            <w:tcW w:w="900" w:type="dxa"/>
            <w:tcBorders>
              <w:top w:val="single" w:sz="1" w:space="0" w:color="999999"/>
              <w:left w:val="single" w:sz="1" w:space="0" w:color="999999"/>
              <w:bottom w:val="single" w:sz="1" w:space="0" w:color="999999"/>
              <w:right w:val="single" w:sz="1" w:space="0" w:color="999999"/>
            </w:tcBorders>
            <w:shd w:val="clear" w:color="auto" w:fill="C1F0C7" w:themeFill="accent3" w:themeFillTint="33"/>
            <w:tcMar>
              <w:top w:w="60" w:type="dxa"/>
              <w:left w:w="100" w:type="dxa"/>
              <w:bottom w:w="60" w:type="dxa"/>
              <w:right w:w="100" w:type="dxa"/>
            </w:tcMar>
          </w:tcPr>
          <w:p w14:paraId="3FEFA0EC" w14:textId="77777777" w:rsidR="00DC0744" w:rsidRDefault="00DC0744" w:rsidP="00290986">
            <w:r>
              <w:rPr>
                <w:sz w:val="20"/>
                <w:szCs w:val="20"/>
              </w:rPr>
              <w:t>1–2</w:t>
            </w:r>
          </w:p>
        </w:tc>
        <w:tc>
          <w:tcPr>
            <w:tcW w:w="2200" w:type="dxa"/>
            <w:tcBorders>
              <w:top w:val="single" w:sz="1" w:space="0" w:color="999999"/>
              <w:left w:val="single" w:sz="1" w:space="0" w:color="999999"/>
              <w:bottom w:val="single" w:sz="1" w:space="0" w:color="999999"/>
              <w:right w:val="single" w:sz="1" w:space="0" w:color="999999"/>
            </w:tcBorders>
            <w:shd w:val="clear" w:color="auto" w:fill="C1F0C7" w:themeFill="accent3" w:themeFillTint="33"/>
            <w:tcMar>
              <w:top w:w="60" w:type="dxa"/>
              <w:left w:w="100" w:type="dxa"/>
              <w:bottom w:w="60" w:type="dxa"/>
              <w:right w:w="100" w:type="dxa"/>
            </w:tcMar>
          </w:tcPr>
          <w:p w14:paraId="66FD4357" w14:textId="77777777" w:rsidR="00DC0744" w:rsidRDefault="00DC0744" w:rsidP="00290986">
            <w:pPr>
              <w:rPr>
                <w:sz w:val="20"/>
                <w:szCs w:val="20"/>
              </w:rPr>
            </w:pPr>
            <w:r>
              <w:rPr>
                <w:sz w:val="20"/>
                <w:szCs w:val="20"/>
              </w:rPr>
              <w:t>Grundlagen &amp; Methodik</w:t>
            </w:r>
          </w:p>
          <w:p w14:paraId="1D0D56FF" w14:textId="77777777" w:rsidR="00C85101" w:rsidRDefault="00C85101" w:rsidP="00290986">
            <w:r>
              <w:rPr>
                <w:sz w:val="20"/>
                <w:szCs w:val="20"/>
              </w:rPr>
              <w:t>(bereits erledigt)</w:t>
            </w:r>
          </w:p>
        </w:tc>
        <w:tc>
          <w:tcPr>
            <w:tcW w:w="3800" w:type="dxa"/>
            <w:tcBorders>
              <w:top w:val="single" w:sz="1" w:space="0" w:color="999999"/>
              <w:left w:val="single" w:sz="1" w:space="0" w:color="999999"/>
              <w:bottom w:val="single" w:sz="1" w:space="0" w:color="999999"/>
              <w:right w:val="single" w:sz="1" w:space="0" w:color="999999"/>
            </w:tcBorders>
            <w:shd w:val="clear" w:color="auto" w:fill="C1F0C7" w:themeFill="accent3" w:themeFillTint="33"/>
            <w:tcMar>
              <w:top w:w="60" w:type="dxa"/>
              <w:left w:w="100" w:type="dxa"/>
              <w:bottom w:w="60" w:type="dxa"/>
              <w:right w:w="100" w:type="dxa"/>
            </w:tcMar>
          </w:tcPr>
          <w:p w14:paraId="23CF27D1" w14:textId="77777777" w:rsidR="00DC0744" w:rsidRDefault="00DC0744" w:rsidP="00290986">
            <w:r>
              <w:rPr>
                <w:sz w:val="20"/>
                <w:szCs w:val="20"/>
              </w:rPr>
              <w:t>DSR-Rahmen erarbeiten, Kapitel 2–3 schreiben</w:t>
            </w:r>
          </w:p>
        </w:tc>
        <w:tc>
          <w:tcPr>
            <w:tcW w:w="2170" w:type="dxa"/>
            <w:tcBorders>
              <w:top w:val="single" w:sz="1" w:space="0" w:color="999999"/>
              <w:left w:val="single" w:sz="1" w:space="0" w:color="999999"/>
              <w:bottom w:val="single" w:sz="1" w:space="0" w:color="999999"/>
              <w:right w:val="single" w:sz="1" w:space="0" w:color="999999"/>
            </w:tcBorders>
            <w:shd w:val="clear" w:color="auto" w:fill="C1F0C7" w:themeFill="accent3" w:themeFillTint="33"/>
            <w:tcMar>
              <w:top w:w="60" w:type="dxa"/>
              <w:left w:w="100" w:type="dxa"/>
              <w:bottom w:w="60" w:type="dxa"/>
              <w:right w:w="100" w:type="dxa"/>
            </w:tcMar>
          </w:tcPr>
          <w:p w14:paraId="5D3732B9" w14:textId="77777777" w:rsidR="00DC0744" w:rsidRDefault="00DC0744" w:rsidP="00290986">
            <w:r>
              <w:rPr>
                <w:sz w:val="20"/>
                <w:szCs w:val="20"/>
              </w:rPr>
              <w:t>Kap. 2–3 (Entwurf)</w:t>
            </w:r>
          </w:p>
        </w:tc>
      </w:tr>
      <w:tr w:rsidR="00DC0744" w14:paraId="3E90B718" w14:textId="77777777" w:rsidTr="00290986">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56B5B" w14:textId="77777777" w:rsidR="00DC0744" w:rsidRDefault="00DC0744" w:rsidP="00290986">
            <w:r>
              <w:rPr>
                <w:sz w:val="20"/>
                <w:szCs w:val="20"/>
              </w:rPr>
              <w:t>2–4</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345BE5" w14:textId="77777777" w:rsidR="00DC0744" w:rsidRDefault="00DC0744" w:rsidP="00290986">
            <w:r>
              <w:rPr>
                <w:sz w:val="20"/>
                <w:szCs w:val="20"/>
              </w:rPr>
              <w:t>Anforderungsanalyse</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B6583B" w14:textId="77777777" w:rsidR="00DC0744" w:rsidRDefault="00DC0744" w:rsidP="00290986">
            <w:r>
              <w:rPr>
                <w:sz w:val="20"/>
                <w:szCs w:val="20"/>
              </w:rPr>
              <w:t>EU AI Act Art. 9–15, Literaturanalyse, R-Katalog erstellen</w:t>
            </w:r>
          </w:p>
        </w:tc>
        <w:tc>
          <w:tcPr>
            <w:tcW w:w="2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638277" w14:textId="77777777" w:rsidR="00DC0744" w:rsidRDefault="00DC0744" w:rsidP="00290986">
            <w:r>
              <w:rPr>
                <w:sz w:val="20"/>
                <w:szCs w:val="20"/>
              </w:rPr>
              <w:t>Kap. 4, R1–</w:t>
            </w:r>
            <w:proofErr w:type="spellStart"/>
            <w:r>
              <w:rPr>
                <w:sz w:val="20"/>
                <w:szCs w:val="20"/>
              </w:rPr>
              <w:t>Rn</w:t>
            </w:r>
            <w:proofErr w:type="spellEnd"/>
          </w:p>
        </w:tc>
      </w:tr>
      <w:tr w:rsidR="00DC0744" w14:paraId="02FCCE53" w14:textId="77777777" w:rsidTr="00290986">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CCDF79" w14:textId="77777777" w:rsidR="00DC0744" w:rsidRDefault="00DC0744" w:rsidP="00290986">
            <w:r>
              <w:rPr>
                <w:sz w:val="20"/>
                <w:szCs w:val="20"/>
              </w:rPr>
              <w:t>4–6</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A607F0" w14:textId="77777777" w:rsidR="00DC0744" w:rsidRDefault="00DC0744" w:rsidP="00290986">
            <w:r>
              <w:rPr>
                <w:sz w:val="20"/>
                <w:szCs w:val="20"/>
              </w:rPr>
              <w:t>Architekturentwurf (</w:t>
            </w:r>
            <w:proofErr w:type="spellStart"/>
            <w:r>
              <w:rPr>
                <w:sz w:val="20"/>
                <w:szCs w:val="20"/>
              </w:rPr>
              <w:t>Iter</w:t>
            </w:r>
            <w:proofErr w:type="spellEnd"/>
            <w:r>
              <w:rPr>
                <w:sz w:val="20"/>
                <w:szCs w:val="20"/>
              </w:rPr>
              <w:t>. 1)</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8B5A01" w14:textId="77777777" w:rsidR="00DC0744" w:rsidRDefault="00DC0744" w:rsidP="00290986">
            <w:r>
              <w:rPr>
                <w:sz w:val="20"/>
                <w:szCs w:val="20"/>
              </w:rPr>
              <w:t>DP1–DP5 anwenden, S1–S4 spezifizieren, Gate-Katalog</w:t>
            </w:r>
          </w:p>
        </w:tc>
        <w:tc>
          <w:tcPr>
            <w:tcW w:w="2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08ADB5" w14:textId="77777777" w:rsidR="00DC0744" w:rsidRDefault="00DC0744" w:rsidP="00290986">
            <w:r>
              <w:rPr>
                <w:sz w:val="20"/>
                <w:szCs w:val="20"/>
              </w:rPr>
              <w:t>Kap. 5.1–5.5 (Konzept)</w:t>
            </w:r>
          </w:p>
        </w:tc>
      </w:tr>
      <w:tr w:rsidR="00DC0744" w14:paraId="270EA27E" w14:textId="77777777" w:rsidTr="00290986">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840A43" w14:textId="77777777" w:rsidR="00DC0744" w:rsidRDefault="00DC0744" w:rsidP="00290986">
            <w:r>
              <w:rPr>
                <w:sz w:val="20"/>
                <w:szCs w:val="20"/>
              </w:rPr>
              <w:t>6–9</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8A8A73" w14:textId="77777777" w:rsidR="00DC0744" w:rsidRDefault="00DC0744" w:rsidP="00290986">
            <w:r>
              <w:rPr>
                <w:sz w:val="20"/>
                <w:szCs w:val="20"/>
              </w:rPr>
              <w:t>PoC-Entwicklung (</w:t>
            </w:r>
            <w:proofErr w:type="spellStart"/>
            <w:r>
              <w:rPr>
                <w:sz w:val="20"/>
                <w:szCs w:val="20"/>
              </w:rPr>
              <w:t>Iter</w:t>
            </w:r>
            <w:proofErr w:type="spellEnd"/>
            <w:r>
              <w:rPr>
                <w:sz w:val="20"/>
                <w:szCs w:val="20"/>
              </w:rPr>
              <w:t>. 2)</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EE5403" w14:textId="77777777" w:rsidR="00DC0744" w:rsidRDefault="00DC0744" w:rsidP="00290986">
            <w:r>
              <w:rPr>
                <w:sz w:val="20"/>
                <w:szCs w:val="20"/>
              </w:rPr>
              <w:t>Azure-Instanziierung, Pipeline-Setup, Gate-Implementierung</w:t>
            </w:r>
          </w:p>
        </w:tc>
        <w:tc>
          <w:tcPr>
            <w:tcW w:w="2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19E90F" w14:textId="77777777" w:rsidR="00DC0744" w:rsidRDefault="00DC0744" w:rsidP="00290986">
            <w:r>
              <w:rPr>
                <w:sz w:val="20"/>
                <w:szCs w:val="20"/>
              </w:rPr>
              <w:t>Kap. 5.6 (PoC)</w:t>
            </w:r>
          </w:p>
        </w:tc>
      </w:tr>
      <w:tr w:rsidR="00DC0744" w14:paraId="0DDC6119" w14:textId="77777777" w:rsidTr="00290986">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7C7E88" w14:textId="77777777" w:rsidR="00DC0744" w:rsidRDefault="00DC0744" w:rsidP="00290986">
            <w:r>
              <w:rPr>
                <w:sz w:val="20"/>
                <w:szCs w:val="20"/>
              </w:rPr>
              <w:t>9–11</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0F2189" w14:textId="77777777" w:rsidR="00DC0744" w:rsidRDefault="00DC0744" w:rsidP="00290986">
            <w:r>
              <w:rPr>
                <w:sz w:val="20"/>
                <w:szCs w:val="20"/>
              </w:rPr>
              <w:t>Evaluation</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8687D2" w14:textId="77777777" w:rsidR="00DC0744" w:rsidRDefault="00DC0744" w:rsidP="00290986">
            <w:del w:id="18" w:author="Claude" w:date="2026-02-28T00:00:00Z">
              <w:r>
                <w:rPr>
                  <w:sz w:val="20"/>
                  <w:szCs w:val="20"/>
                </w:rPr>
                <w:delText>Coverage-Matrix, PoC-Walkthrough, Expert-Interviews (n≥3)</w:delText>
              </w:r>
            </w:del>
            <w:r>
              <w:rPr>
                <w:sz w:val="20"/>
                <w:szCs w:val="20"/>
              </w:rPr>
              <w:t>Coverage-Matrix, PoC-Walkthrough, Expert-Interviews (n≥4)</w:t>
            </w:r>
          </w:p>
        </w:tc>
        <w:tc>
          <w:tcPr>
            <w:tcW w:w="2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15514A" w14:textId="77777777" w:rsidR="00DC0744" w:rsidRDefault="00DC0744" w:rsidP="00290986">
            <w:r>
              <w:rPr>
                <w:sz w:val="20"/>
                <w:szCs w:val="20"/>
              </w:rPr>
              <w:t>Kap. 6</w:t>
            </w:r>
          </w:p>
        </w:tc>
      </w:tr>
      <w:tr w:rsidR="00DC0744" w14:paraId="6DEA5810" w14:textId="77777777" w:rsidTr="00290986">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85AE0F" w14:textId="77777777" w:rsidR="00DC0744" w:rsidRDefault="00DC0744" w:rsidP="00290986">
            <w:r>
              <w:rPr>
                <w:sz w:val="20"/>
                <w:szCs w:val="20"/>
              </w:rPr>
              <w:t>11–13</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735535" w14:textId="77777777" w:rsidR="00DC0744" w:rsidRDefault="00DC0744" w:rsidP="00290986">
            <w:r>
              <w:rPr>
                <w:sz w:val="20"/>
                <w:szCs w:val="20"/>
              </w:rPr>
              <w:t>Diskussion &amp; Synthese</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98B157" w14:textId="77777777" w:rsidR="00DC0744" w:rsidRDefault="00DC0744" w:rsidP="00290986">
            <w:r>
              <w:rPr>
                <w:sz w:val="20"/>
                <w:szCs w:val="20"/>
              </w:rPr>
              <w:t>Ergebnisinterpretation, Beiträge, Limitationen</w:t>
            </w:r>
          </w:p>
        </w:tc>
        <w:tc>
          <w:tcPr>
            <w:tcW w:w="2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D81D57" w14:textId="77777777" w:rsidR="00DC0744" w:rsidRDefault="00DC0744" w:rsidP="00290986">
            <w:r>
              <w:rPr>
                <w:sz w:val="20"/>
                <w:szCs w:val="20"/>
              </w:rPr>
              <w:t>Kap. 7</w:t>
            </w:r>
          </w:p>
        </w:tc>
      </w:tr>
      <w:tr w:rsidR="00DC0744" w14:paraId="01DAFBFF" w14:textId="77777777" w:rsidTr="00290986">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414643" w14:textId="77777777" w:rsidR="00DC0744" w:rsidRDefault="00DC0744" w:rsidP="00290986">
            <w:r>
              <w:rPr>
                <w:sz w:val="20"/>
                <w:szCs w:val="20"/>
              </w:rPr>
              <w:t>13–15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315A1F" w14:textId="77777777" w:rsidR="00DC0744" w:rsidRDefault="00DC0744" w:rsidP="00290986">
            <w:r>
              <w:rPr>
                <w:sz w:val="20"/>
                <w:szCs w:val="20"/>
              </w:rPr>
              <w:t>Fertigstellung</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5B32AC" w14:textId="77777777" w:rsidR="00DC0744" w:rsidRDefault="00DC0744" w:rsidP="00290986">
            <w:r>
              <w:rPr>
                <w:sz w:val="20"/>
                <w:szCs w:val="20"/>
              </w:rPr>
              <w:t>Kap. 1+8 schreiben, Gesamtrevision, Formatierung</w:t>
            </w:r>
          </w:p>
        </w:tc>
        <w:tc>
          <w:tcPr>
            <w:tcW w:w="2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B3E167" w14:textId="77777777" w:rsidR="00DC0744" w:rsidRDefault="00DC0744" w:rsidP="00290986">
            <w:r>
              <w:rPr>
                <w:sz w:val="20"/>
                <w:szCs w:val="20"/>
              </w:rPr>
              <w:t>Gesamtdokument</w:t>
            </w:r>
          </w:p>
        </w:tc>
      </w:tr>
      <w:tr w:rsidR="00DC0744" w14:paraId="704C666E" w14:textId="77777777" w:rsidTr="00290986">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02155E" w14:textId="77777777" w:rsidR="00DC0744" w:rsidRDefault="00DC0744" w:rsidP="00290986">
            <w:r>
              <w:rPr>
                <w:sz w:val="20"/>
                <w:szCs w:val="20"/>
              </w:rPr>
              <w:t>15–16</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FA85AC" w14:textId="77777777" w:rsidR="00DC0744" w:rsidRDefault="00DC0744" w:rsidP="00290986">
            <w:r>
              <w:rPr>
                <w:sz w:val="20"/>
                <w:szCs w:val="20"/>
              </w:rPr>
              <w:t>Puffer &amp; Abgabe</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E7161C" w14:textId="77777777" w:rsidR="00DC0744" w:rsidRDefault="00DC0744" w:rsidP="00290986">
            <w:r>
              <w:rPr>
                <w:sz w:val="20"/>
                <w:szCs w:val="20"/>
              </w:rPr>
              <w:t>Korrekturlesen, Druck, Abgabe</w:t>
            </w:r>
          </w:p>
        </w:tc>
        <w:tc>
          <w:tcPr>
            <w:tcW w:w="2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482F53" w14:textId="77777777" w:rsidR="00DC0744" w:rsidRDefault="00DC0744" w:rsidP="00290986">
            <w:r>
              <w:rPr>
                <w:sz w:val="20"/>
                <w:szCs w:val="20"/>
              </w:rPr>
              <w:t>Finale Abgabe</w:t>
            </w:r>
          </w:p>
        </w:tc>
      </w:tr>
    </w:tbl>
    <w:p w14:paraId="3E027DA7" w14:textId="77777777" w:rsidR="001636B2" w:rsidRDefault="00DC0744" w:rsidP="00BA6176">
      <w:pPr>
        <w:spacing w:before="120" w:after="240" w:line="360" w:lineRule="auto"/>
        <w:jc w:val="both"/>
      </w:pPr>
      <w:r>
        <w:rPr>
          <w:i/>
          <w:iCs/>
          <w:sz w:val="20"/>
          <w:szCs w:val="20"/>
        </w:rPr>
        <w:t>Tabelle 7: Vorläufiger Zeitplan (16 Wochen</w:t>
      </w:r>
      <w:bookmarkStart w:id="19" w:name="_Toc223083278"/>
      <w:r>
        <w:rPr>
          <w:i/>
          <w:iCs/>
          <w:sz w:val="20"/>
          <w:szCs w:val="20"/>
        </w:rPr>
        <w:t>)</w:t>
      </w:r>
    </w:p>
    <w:bookmarkEnd w:id="19"/>
    <w:p w14:paraId="5D3AF61C" w14:textId="77777777" w:rsidR="00C85101" w:rsidRDefault="00C85101" w:rsidP="00447397">
      <w:pPr>
        <w:pStyle w:val="berschrift1"/>
      </w:pPr>
    </w:p>
    <w:p w14:paraId="7C7AAAAE" w14:textId="77777777" w:rsidR="0087290A" w:rsidRDefault="0087290A" w:rsidP="00447397">
      <w:pPr>
        <w:pStyle w:val="berschrift1"/>
      </w:pPr>
    </w:p>
    <w:p w14:paraId="6881A334" w14:textId="77777777" w:rsidR="0087290A" w:rsidRDefault="0087290A" w:rsidP="00447397">
      <w:pPr>
        <w:pStyle w:val="berschrift1"/>
      </w:pPr>
    </w:p>
    <w:p w14:paraId="08CD7F85" w14:textId="77777777" w:rsidR="0087290A" w:rsidRDefault="0087290A" w:rsidP="00447397">
      <w:pPr>
        <w:pStyle w:val="berschrift1"/>
      </w:pPr>
    </w:p>
    <w:p w14:paraId="1C0AA7E1" w14:textId="77777777" w:rsidR="0087290A" w:rsidRDefault="0087290A" w:rsidP="00447397">
      <w:pPr>
        <w:pStyle w:val="berschrift1"/>
      </w:pPr>
    </w:p>
    <w:p w14:paraId="798A8C33" w14:textId="77777777" w:rsidR="00F17FA0" w:rsidRDefault="00F17FA0" w:rsidP="00447397">
      <w:pPr>
        <w:pStyle w:val="berschrift1"/>
      </w:pPr>
    </w:p>
    <w:p w14:paraId="2B866A4E" w14:textId="77777777" w:rsidR="00F17FA0" w:rsidRDefault="00F17FA0" w:rsidP="00447397">
      <w:pPr>
        <w:pStyle w:val="berschrift1"/>
      </w:pPr>
    </w:p>
    <w:p w14:paraId="3A006C8F" w14:textId="63EA2B4C" w:rsidR="00FC2FC8" w:rsidRDefault="00F17FA0" w:rsidP="00447397">
      <w:pPr>
        <w:pStyle w:val="berschrift1"/>
      </w:pPr>
      <w:r>
        <w:br w:type="page"/>
      </w:r>
      <w:bookmarkStart w:id="20" w:name="_Toc223145430"/>
      <w:r w:rsidR="0021662D">
        <w:lastRenderedPageBreak/>
        <w:t>Gliederung</w:t>
      </w:r>
      <w:bookmarkStart w:id="21" w:name="_Toc223083279"/>
      <w:bookmarkEnd w:id="20"/>
    </w:p>
    <w:p w14:paraId="3D518DD4" w14:textId="77777777" w:rsidR="0021662D" w:rsidRPr="00FC2FC8" w:rsidRDefault="009746EC" w:rsidP="00F53282">
      <w:pPr>
        <w:pStyle w:val="berschrift2"/>
      </w:pPr>
      <w:bookmarkStart w:id="22" w:name="_Toc223145431"/>
      <w:r>
        <w:t>1 Kapitelübersicht</w:t>
      </w:r>
      <w:bookmarkEnd w:id="21"/>
      <w:bookmarkEnd w:id="22"/>
    </w:p>
    <w:p w14:paraId="7CBADCB9" w14:textId="77777777" w:rsidR="0021662D" w:rsidRPr="00FC2FC8" w:rsidRDefault="0021662D" w:rsidP="0021662D">
      <w:pPr>
        <w:spacing w:after="200" w:line="360" w:lineRule="auto"/>
        <w:jc w:val="both"/>
        <w:rPr>
          <w:rFonts w:ascii="Arial" w:hAnsi="Arial" w:cs="Arial"/>
        </w:rPr>
      </w:pPr>
      <w:r>
        <w:rPr>
          <w:rFonts w:ascii="Arial" w:hAnsi="Arial" w:cs="Arial"/>
        </w:rPr>
        <w:t xml:space="preserve">Die Arbeit gliedert sich in acht Kapitel, die dem DSRM-Prozess nach </w:t>
      </w:r>
      <w:proofErr w:type="spellStart"/>
      <w:r>
        <w:rPr>
          <w:rFonts w:ascii="Arial" w:hAnsi="Arial" w:cs="Arial"/>
        </w:rPr>
        <w:t>Peffers</w:t>
      </w:r>
      <w:proofErr w:type="spellEnd"/>
      <w:r>
        <w:rPr>
          <w:rFonts w:ascii="Arial" w:hAnsi="Arial" w:cs="Arial"/>
        </w:rPr>
        <w:t xml:space="preserve"> et al. (2007) folgen und den drei DSR-Zyklen nach </w:t>
      </w:r>
      <w:proofErr w:type="spellStart"/>
      <w:r>
        <w:rPr>
          <w:rFonts w:ascii="Arial" w:hAnsi="Arial" w:cs="Arial"/>
        </w:rPr>
        <w:t>Hevner</w:t>
      </w:r>
      <w:proofErr w:type="spellEnd"/>
      <w:r>
        <w:rPr>
          <w:rFonts w:ascii="Arial" w:hAnsi="Arial" w:cs="Arial"/>
        </w:rPr>
        <w:t xml:space="preserve"> et al. (2004) zugeordnet sind.</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7"/>
        <w:gridCol w:w="3490"/>
        <w:gridCol w:w="2196"/>
        <w:gridCol w:w="1497"/>
      </w:tblGrid>
      <w:tr w:rsidR="0021662D" w14:paraId="43F7EBDF" w14:textId="77777777" w:rsidTr="00290986">
        <w:tc>
          <w:tcPr>
            <w:tcW w:w="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7B295D3" w14:textId="77777777" w:rsidR="0021662D" w:rsidRDefault="0021662D" w:rsidP="00290986">
            <w:r>
              <w:rPr>
                <w:b/>
                <w:bCs/>
                <w:sz w:val="20"/>
                <w:szCs w:val="20"/>
              </w:rPr>
              <w:t>Kap.</w:t>
            </w:r>
          </w:p>
        </w:tc>
        <w:tc>
          <w:tcPr>
            <w:tcW w:w="3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92A99CB" w14:textId="77777777" w:rsidR="0021662D" w:rsidRDefault="0021662D" w:rsidP="00290986">
            <w:r>
              <w:rPr>
                <w:b/>
                <w:bCs/>
                <w:sz w:val="20"/>
                <w:szCs w:val="20"/>
              </w:rPr>
              <w:t>Inhalt</w:t>
            </w:r>
          </w:p>
        </w:tc>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25AC7EE" w14:textId="77777777" w:rsidR="0021662D" w:rsidRDefault="0021662D" w:rsidP="00290986">
            <w:r>
              <w:rPr>
                <w:b/>
                <w:bCs/>
                <w:sz w:val="20"/>
                <w:szCs w:val="20"/>
              </w:rPr>
              <w:t>DSRM-Schritt</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FB4BE5E" w14:textId="77777777" w:rsidR="0021662D" w:rsidRDefault="0021662D" w:rsidP="00290986">
            <w:r>
              <w:rPr>
                <w:b/>
                <w:bCs/>
                <w:sz w:val="20"/>
                <w:szCs w:val="20"/>
              </w:rPr>
              <w:t>DSR-Cycle</w:t>
            </w:r>
          </w:p>
        </w:tc>
      </w:tr>
      <w:tr w:rsidR="0021662D" w14:paraId="239933DC" w14:textId="77777777" w:rsidTr="00290986">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20AE0B" w14:textId="77777777" w:rsidR="0021662D" w:rsidRDefault="0021662D" w:rsidP="00290986">
            <w:r>
              <w:rPr>
                <w:sz w:val="20"/>
                <w:szCs w:val="20"/>
              </w:rPr>
              <w:t>1</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C1A248" w14:textId="77777777" w:rsidR="0021662D" w:rsidRDefault="0021662D" w:rsidP="00290986">
            <w:r>
              <w:rPr>
                <w:sz w:val="20"/>
                <w:szCs w:val="20"/>
              </w:rPr>
              <w:t>Einleitung (PD1–PD3, Zielsetzung, Forschungsfragen)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7B662B" w14:textId="77777777" w:rsidR="0021662D" w:rsidRDefault="0021662D" w:rsidP="00290986">
            <w:r>
              <w:rPr>
                <w:sz w:val="20"/>
                <w:szCs w:val="20"/>
              </w:rPr>
              <w:t>1 Problem ID</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0B5A6F" w14:textId="77777777" w:rsidR="0021662D" w:rsidRDefault="0021662D" w:rsidP="00290986">
            <w:r>
              <w:rPr>
                <w:sz w:val="20"/>
                <w:szCs w:val="20"/>
              </w:rPr>
              <w:t>—</w:t>
            </w:r>
          </w:p>
        </w:tc>
      </w:tr>
      <w:tr w:rsidR="0021662D" w14:paraId="58FA66C7" w14:textId="77777777" w:rsidTr="00290986">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67491A" w14:textId="77777777" w:rsidR="0021662D" w:rsidRDefault="0021662D" w:rsidP="00290986">
            <w:r>
              <w:rPr>
                <w:sz w:val="20"/>
                <w:szCs w:val="20"/>
              </w:rPr>
              <w:t>2</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6C3D8A" w14:textId="77777777" w:rsidR="0021662D" w:rsidRDefault="0021662D" w:rsidP="00290986">
            <w:r>
              <w:rPr>
                <w:sz w:val="20"/>
                <w:szCs w:val="20"/>
              </w:rPr>
              <w:t>Theoretische Grundlagen (</w:t>
            </w:r>
            <w:proofErr w:type="spellStart"/>
            <w:r>
              <w:rPr>
                <w:sz w:val="20"/>
                <w:szCs w:val="20"/>
              </w:rPr>
              <w:t>GenAIOps</w:t>
            </w:r>
            <w:proofErr w:type="spellEnd"/>
            <w:r>
              <w:rPr>
                <w:sz w:val="20"/>
                <w:szCs w:val="20"/>
              </w:rPr>
              <w:t xml:space="preserve">, EU AI Act, </w:t>
            </w:r>
            <w:proofErr w:type="spellStart"/>
            <w:r>
              <w:rPr>
                <w:sz w:val="20"/>
                <w:szCs w:val="20"/>
              </w:rPr>
              <w:t>Ref.Arch</w:t>
            </w:r>
            <w:proofErr w:type="spellEnd"/>
            <w:r>
              <w:rPr>
                <w:sz w:val="20"/>
                <w:szCs w:val="20"/>
              </w:rPr>
              <w:t>., DSR)</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81C1D5" w14:textId="77777777" w:rsidR="0021662D" w:rsidRDefault="0021662D" w:rsidP="00290986">
            <w:r>
              <w:rPr>
                <w:sz w:val="20"/>
                <w:szCs w:val="20"/>
              </w:rPr>
              <w:t xml:space="preserve">2 </w:t>
            </w:r>
            <w:proofErr w:type="spellStart"/>
            <w:r>
              <w:rPr>
                <w:sz w:val="20"/>
                <w:szCs w:val="20"/>
              </w:rPr>
              <w:t>Objectives</w:t>
            </w:r>
            <w:proofErr w:type="spell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F5D509" w14:textId="77777777" w:rsidR="0021662D" w:rsidRDefault="0021662D" w:rsidP="00290986">
            <w:r>
              <w:rPr>
                <w:sz w:val="20"/>
                <w:szCs w:val="20"/>
              </w:rPr>
              <w:t>—</w:t>
            </w:r>
          </w:p>
        </w:tc>
      </w:tr>
      <w:tr w:rsidR="0021662D" w14:paraId="6F778487" w14:textId="77777777" w:rsidTr="00290986">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45B617" w14:textId="77777777" w:rsidR="0021662D" w:rsidRDefault="0021662D" w:rsidP="00290986">
            <w:r>
              <w:rPr>
                <w:sz w:val="20"/>
                <w:szCs w:val="20"/>
              </w:rPr>
              <w:t>3</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674302" w14:textId="77777777" w:rsidR="0021662D" w:rsidRDefault="0021662D" w:rsidP="00290986">
            <w:r>
              <w:rPr>
                <w:sz w:val="20"/>
                <w:szCs w:val="20"/>
              </w:rPr>
              <w:t>Forschungsdesign und Methodik (DSR-Rahmen, Operationalisierung)</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827579" w14:textId="77777777" w:rsidR="0021662D" w:rsidRDefault="0021662D" w:rsidP="00290986">
            <w:r>
              <w:rPr>
                <w:sz w:val="20"/>
                <w:szCs w:val="20"/>
              </w:rPr>
              <w:t xml:space="preserve">2 </w:t>
            </w:r>
            <w:proofErr w:type="spellStart"/>
            <w:r>
              <w:rPr>
                <w:sz w:val="20"/>
                <w:szCs w:val="20"/>
              </w:rPr>
              <w:t>Objectives</w:t>
            </w:r>
            <w:proofErr w:type="spell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E18351" w14:textId="77777777" w:rsidR="0021662D" w:rsidRDefault="0021662D" w:rsidP="00290986">
            <w:proofErr w:type="spellStart"/>
            <w:r>
              <w:rPr>
                <w:sz w:val="20"/>
                <w:szCs w:val="20"/>
              </w:rPr>
              <w:t>Meta</w:t>
            </w:r>
            <w:proofErr w:type="spellEnd"/>
          </w:p>
        </w:tc>
      </w:tr>
      <w:tr w:rsidR="0021662D" w14:paraId="0647459C" w14:textId="77777777" w:rsidTr="00290986">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242188" w14:textId="77777777" w:rsidR="0021662D" w:rsidRDefault="0021662D" w:rsidP="00290986">
            <w:r>
              <w:rPr>
                <w:sz w:val="20"/>
                <w:szCs w:val="20"/>
              </w:rPr>
              <w:t>4</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274D3A" w14:textId="77777777" w:rsidR="0021662D" w:rsidRDefault="0021662D" w:rsidP="00290986">
            <w:r>
              <w:rPr>
                <w:sz w:val="20"/>
                <w:szCs w:val="20"/>
              </w:rPr>
              <w:t>Anforderungsanalyse (R1–</w:t>
            </w:r>
            <w:proofErr w:type="spellStart"/>
            <w:r>
              <w:rPr>
                <w:sz w:val="20"/>
                <w:szCs w:val="20"/>
              </w:rPr>
              <w:t>Rn</w:t>
            </w:r>
            <w:proofErr w:type="spellEnd"/>
            <w:r>
              <w:rPr>
                <w:sz w:val="20"/>
                <w:szCs w:val="20"/>
              </w:rPr>
              <w:t>, MUSS/SOLL)</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CA765A" w14:textId="77777777" w:rsidR="0021662D" w:rsidRDefault="0021662D" w:rsidP="00290986">
            <w:r>
              <w:rPr>
                <w:sz w:val="20"/>
                <w:szCs w:val="20"/>
              </w:rPr>
              <w:t>2→3 Design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2B0AB9" w14:textId="77777777" w:rsidR="0021662D" w:rsidRDefault="0021662D" w:rsidP="00290986">
            <w:proofErr w:type="spellStart"/>
            <w:r>
              <w:rPr>
                <w:sz w:val="20"/>
                <w:szCs w:val="20"/>
              </w:rPr>
              <w:t>Relevance</w:t>
            </w:r>
            <w:proofErr w:type="spellEnd"/>
          </w:p>
        </w:tc>
      </w:tr>
      <w:tr w:rsidR="0021662D" w14:paraId="12ACA371" w14:textId="77777777" w:rsidTr="00290986">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462272" w14:textId="77777777" w:rsidR="0021662D" w:rsidRDefault="0021662D" w:rsidP="00290986">
            <w:r>
              <w:rPr>
                <w:sz w:val="20"/>
                <w:szCs w:val="20"/>
              </w:rPr>
              <w:t>5</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A47922" w14:textId="77777777" w:rsidR="0021662D" w:rsidRDefault="0021662D" w:rsidP="00290986">
            <w:r>
              <w:rPr>
                <w:sz w:val="20"/>
                <w:szCs w:val="20"/>
              </w:rPr>
              <w:t>Entwicklung der Referenzarchitektur (DP1–DP5, S1–S4, PoC)</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C7E1A6" w14:textId="77777777" w:rsidR="0021662D" w:rsidRDefault="0021662D" w:rsidP="00290986">
            <w:r>
              <w:rPr>
                <w:sz w:val="20"/>
                <w:szCs w:val="20"/>
              </w:rPr>
              <w:t>3 Design + 4 Demo</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285E0A" w14:textId="77777777" w:rsidR="0021662D" w:rsidRDefault="0021662D" w:rsidP="00290986">
            <w:r>
              <w:rPr>
                <w:sz w:val="20"/>
                <w:szCs w:val="20"/>
              </w:rPr>
              <w:t>Design</w:t>
            </w:r>
          </w:p>
        </w:tc>
      </w:tr>
      <w:tr w:rsidR="0021662D" w14:paraId="71A6471D" w14:textId="77777777" w:rsidTr="00290986">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06D88E" w14:textId="77777777" w:rsidR="0021662D" w:rsidRDefault="0021662D" w:rsidP="00290986">
            <w:r>
              <w:rPr>
                <w:sz w:val="20"/>
                <w:szCs w:val="20"/>
              </w:rPr>
              <w:t>6</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AE8366" w14:textId="77777777" w:rsidR="0021662D" w:rsidRDefault="0021662D" w:rsidP="00290986">
            <w:r>
              <w:rPr>
                <w:sz w:val="20"/>
                <w:szCs w:val="20"/>
              </w:rPr>
              <w:t>Evaluation (Coverage, PoC-Walkthrough, Expert-Reviews)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F3A24A" w14:textId="77777777" w:rsidR="0021662D" w:rsidRDefault="0021662D" w:rsidP="00290986">
            <w:r>
              <w:rPr>
                <w:sz w:val="20"/>
                <w:szCs w:val="20"/>
              </w:rPr>
              <w:t>5 Evaluation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A5E09A" w14:textId="77777777" w:rsidR="0021662D" w:rsidRDefault="0021662D" w:rsidP="00290986">
            <w:r>
              <w:rPr>
                <w:sz w:val="20"/>
                <w:szCs w:val="20"/>
              </w:rPr>
              <w:t>Rigor</w:t>
            </w:r>
          </w:p>
        </w:tc>
      </w:tr>
      <w:tr w:rsidR="0021662D" w14:paraId="74CEA19D" w14:textId="77777777" w:rsidTr="00290986">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031534" w14:textId="77777777" w:rsidR="0021662D" w:rsidRDefault="0021662D" w:rsidP="00290986">
            <w:r>
              <w:rPr>
                <w:sz w:val="20"/>
                <w:szCs w:val="20"/>
              </w:rPr>
              <w:t>7</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51347E" w14:textId="77777777" w:rsidR="0021662D" w:rsidRDefault="0021662D" w:rsidP="00290986">
            <w:r>
              <w:rPr>
                <w:sz w:val="20"/>
                <w:szCs w:val="20"/>
              </w:rPr>
              <w:t>Diskussion (Beitrag, Limitationen, Implikationen)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57C659" w14:textId="77777777" w:rsidR="0021662D" w:rsidRDefault="0021662D" w:rsidP="00290986">
            <w:r>
              <w:rPr>
                <w:sz w:val="20"/>
                <w:szCs w:val="20"/>
              </w:rPr>
              <w:t>6 Communication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6138D8" w14:textId="77777777" w:rsidR="0021662D" w:rsidRDefault="0021662D" w:rsidP="00290986">
            <w:r>
              <w:rPr>
                <w:sz w:val="20"/>
                <w:szCs w:val="20"/>
              </w:rPr>
              <w:t>—</w:t>
            </w:r>
          </w:p>
        </w:tc>
      </w:tr>
      <w:tr w:rsidR="0021662D" w14:paraId="2ED641BC" w14:textId="77777777" w:rsidTr="00290986">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1AFA7F" w14:textId="77777777" w:rsidR="0021662D" w:rsidRDefault="0021662D" w:rsidP="00290986">
            <w:r>
              <w:rPr>
                <w:sz w:val="20"/>
                <w:szCs w:val="20"/>
              </w:rPr>
              <w:t>8</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08BAB8" w14:textId="77777777" w:rsidR="0021662D" w:rsidRDefault="0021662D" w:rsidP="00290986">
            <w:r>
              <w:rPr>
                <w:sz w:val="20"/>
                <w:szCs w:val="20"/>
              </w:rPr>
              <w:t>Fazit und Ausblick</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F003DB" w14:textId="77777777" w:rsidR="0021662D" w:rsidRDefault="0021662D" w:rsidP="00290986">
            <w:r>
              <w:rPr>
                <w:sz w:val="20"/>
                <w:szCs w:val="20"/>
              </w:rPr>
              <w:t>6 Communication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D0A853" w14:textId="77777777" w:rsidR="0021662D" w:rsidRDefault="0021662D" w:rsidP="00290986">
            <w:r>
              <w:rPr>
                <w:sz w:val="20"/>
                <w:szCs w:val="20"/>
              </w:rPr>
              <w:t>—</w:t>
            </w:r>
          </w:p>
        </w:tc>
      </w:tr>
    </w:tbl>
    <w:p w14:paraId="6CA48B02" w14:textId="77777777" w:rsidR="0021662D" w:rsidRDefault="0021662D" w:rsidP="0021662D">
      <w:pPr>
        <w:spacing w:before="120" w:after="240" w:line="360" w:lineRule="auto"/>
        <w:jc w:val="both"/>
      </w:pPr>
      <w:r>
        <w:rPr>
          <w:i/>
          <w:iCs/>
          <w:sz w:val="20"/>
          <w:szCs w:val="20"/>
        </w:rPr>
        <w:t>Tabelle 1: Kapitelstruktur mit DSRM- und DSR-Cycle-Zuordnung</w:t>
      </w:r>
    </w:p>
    <w:p w14:paraId="7F75B107" w14:textId="77777777" w:rsidR="0021662D" w:rsidRDefault="009746EC" w:rsidP="00F53282">
      <w:pPr>
        <w:pStyle w:val="berschrift2"/>
      </w:pPr>
      <w:bookmarkStart w:id="23" w:name="_Toc223145432"/>
      <w:bookmarkStart w:id="24" w:name="_Toc223083280"/>
      <w:r>
        <w:t>2 Theoretische Grundlagen</w:t>
      </w:r>
      <w:bookmarkEnd w:id="23"/>
      <w:r>
        <w:t xml:space="preserve"> </w:t>
      </w:r>
      <w:bookmarkEnd w:id="24"/>
    </w:p>
    <w:p w14:paraId="6115498F" w14:textId="77777777" w:rsidR="0021662D" w:rsidRPr="00FC2FC8" w:rsidRDefault="0021662D" w:rsidP="0021662D">
      <w:pPr>
        <w:spacing w:after="200" w:line="360" w:lineRule="auto"/>
        <w:jc w:val="both"/>
        <w:rPr>
          <w:rFonts w:ascii="Arial" w:hAnsi="Arial" w:cs="Arial"/>
        </w:rPr>
      </w:pPr>
      <w:r>
        <w:rPr>
          <w:rFonts w:ascii="Arial" w:hAnsi="Arial" w:cs="Arial"/>
        </w:rPr>
        <w:t>Kapitel 2 legt die theoretische Basis in vier Bereichen:</w:t>
      </w:r>
    </w:p>
    <w:p w14:paraId="08B3E212" w14:textId="77777777" w:rsidR="0021662D" w:rsidRPr="00FC2FC8" w:rsidRDefault="0021662D" w:rsidP="006A7679">
      <w:pPr>
        <w:spacing w:line="360" w:lineRule="auto"/>
        <w:ind w:left="426" w:hanging="426"/>
        <w:jc w:val="both"/>
        <w:rPr>
          <w:rFonts w:ascii="Arial" w:hAnsi="Arial" w:cs="Arial"/>
        </w:rPr>
      </w:pPr>
      <w:proofErr w:type="spellStart"/>
      <w:r>
        <w:rPr>
          <w:rFonts w:ascii="Arial" w:hAnsi="Arial" w:cs="Arial"/>
          <w:b/>
          <w:bCs/>
        </w:rPr>
        <w:t>GenAIOps</w:t>
      </w:r>
      <w:proofErr w:type="spellEnd"/>
      <w:r>
        <w:rPr>
          <w:rFonts w:ascii="Arial" w:hAnsi="Arial" w:cs="Arial"/>
          <w:b/>
          <w:bCs/>
        </w:rPr>
        <w:t xml:space="preserve">, </w:t>
      </w:r>
      <w:proofErr w:type="spellStart"/>
      <w:r>
        <w:rPr>
          <w:rFonts w:ascii="Arial" w:hAnsi="Arial" w:cs="Arial"/>
          <w:b/>
          <w:bCs/>
        </w:rPr>
        <w:t>LLMOps</w:t>
      </w:r>
      <w:proofErr w:type="spellEnd"/>
      <w:r>
        <w:rPr>
          <w:rFonts w:ascii="Arial" w:hAnsi="Arial" w:cs="Arial"/>
          <w:b/>
          <w:bCs/>
        </w:rPr>
        <w:t xml:space="preserve"> und </w:t>
      </w:r>
      <w:proofErr w:type="spellStart"/>
      <w:r>
        <w:rPr>
          <w:rFonts w:ascii="Arial" w:hAnsi="Arial" w:cs="Arial"/>
          <w:b/>
          <w:bCs/>
        </w:rPr>
        <w:t>MLOps</w:t>
      </w:r>
      <w:proofErr w:type="spellEnd"/>
      <w:r>
        <w:rPr>
          <w:rFonts w:ascii="Arial" w:hAnsi="Arial" w:cs="Arial"/>
          <w:b/>
          <w:bCs/>
        </w:rPr>
        <w:t>:</w:t>
      </w:r>
      <w:r>
        <w:rPr>
          <w:rFonts w:ascii="Arial" w:hAnsi="Arial" w:cs="Arial"/>
        </w:rPr>
        <w:t xml:space="preserve"> Definition, Abgrenzung und Lifecycle-Modelle generativer KI-Systeme. Einordnung bestehender </w:t>
      </w:r>
      <w:proofErr w:type="spellStart"/>
      <w:r>
        <w:rPr>
          <w:rFonts w:ascii="Arial" w:hAnsi="Arial" w:cs="Arial"/>
        </w:rPr>
        <w:t>MLOps</w:t>
      </w:r>
      <w:proofErr w:type="spellEnd"/>
      <w:r>
        <w:rPr>
          <w:rFonts w:ascii="Arial" w:hAnsi="Arial" w:cs="Arial"/>
        </w:rPr>
        <w:t xml:space="preserve">-Frameworks und deren Limitationen für </w:t>
      </w:r>
      <w:proofErr w:type="spellStart"/>
      <w:r>
        <w:rPr>
          <w:rFonts w:ascii="Arial" w:hAnsi="Arial" w:cs="Arial"/>
        </w:rPr>
        <w:t>GenAI</w:t>
      </w:r>
      <w:proofErr w:type="spellEnd"/>
      <w:r>
        <w:rPr>
          <w:rFonts w:ascii="Arial" w:hAnsi="Arial" w:cs="Arial"/>
        </w:rPr>
        <w:t>-spezifische Anforderungen (Halluzinationskontrolle, Prompt-Management, Retrieval-</w:t>
      </w:r>
      <w:proofErr w:type="spellStart"/>
      <w:r>
        <w:rPr>
          <w:rFonts w:ascii="Arial" w:hAnsi="Arial" w:cs="Arial"/>
        </w:rPr>
        <w:t>Augmented</w:t>
      </w:r>
      <w:proofErr w:type="spellEnd"/>
      <w:r>
        <w:rPr>
          <w:rFonts w:ascii="Arial" w:hAnsi="Arial" w:cs="Arial"/>
        </w:rPr>
        <w:t xml:space="preserve"> Generation).</w:t>
      </w:r>
    </w:p>
    <w:p w14:paraId="77F48E53" w14:textId="1471C2C9" w:rsidR="0021662D" w:rsidRPr="00FC2FC8" w:rsidRDefault="0021662D" w:rsidP="006A7679">
      <w:pPr>
        <w:spacing w:line="360" w:lineRule="auto"/>
        <w:ind w:left="426" w:hanging="426"/>
        <w:jc w:val="both"/>
        <w:rPr>
          <w:rFonts w:ascii="Arial" w:hAnsi="Arial" w:cs="Arial"/>
        </w:rPr>
      </w:pPr>
      <w:r>
        <w:rPr>
          <w:rFonts w:ascii="Arial" w:hAnsi="Arial" w:cs="Arial"/>
          <w:b/>
          <w:bCs/>
        </w:rPr>
        <w:t>EU AI Act und regulatorischer Rahmen:</w:t>
      </w:r>
      <w:r>
        <w:rPr>
          <w:rFonts w:ascii="Arial" w:hAnsi="Arial" w:cs="Arial"/>
        </w:rPr>
        <w:t xml:space="preserve"> </w:t>
      </w:r>
      <w:r w:rsidR="00411ED0" w:rsidRPr="00411ED0">
        <w:rPr>
          <w:rFonts w:ascii="Arial" w:hAnsi="Arial" w:cs="Arial"/>
        </w:rPr>
        <w:t>EU AI Act und regulatorischer Rahmen: Systematische Aufarbeitung der für Hochrisiko-KI-Systeme relevanten Anforderungen (Art. 9–15); theoretische Fundierung der Gate-Taxonomie (strategisch / technisch / Compliance) auf Basis des NIST AI RMF (2023)</w:t>
      </w:r>
    </w:p>
    <w:p w14:paraId="7C04F26C" w14:textId="77777777" w:rsidR="0021662D" w:rsidRPr="00FC2FC8" w:rsidRDefault="0021662D" w:rsidP="006A7679">
      <w:pPr>
        <w:spacing w:line="360" w:lineRule="auto"/>
        <w:ind w:left="426" w:hanging="426"/>
        <w:jc w:val="both"/>
        <w:rPr>
          <w:rFonts w:ascii="Arial" w:hAnsi="Arial" w:cs="Arial"/>
        </w:rPr>
      </w:pPr>
      <w:r>
        <w:rPr>
          <w:rFonts w:ascii="Arial" w:hAnsi="Arial" w:cs="Arial"/>
          <w:b/>
          <w:bCs/>
        </w:rPr>
        <w:t>Referenzarchitekturen:</w:t>
      </w:r>
      <w:r>
        <w:rPr>
          <w:rFonts w:ascii="Arial" w:hAnsi="Arial" w:cs="Arial"/>
        </w:rPr>
        <w:t xml:space="preserve"> Theoretische Fundierung des </w:t>
      </w:r>
      <w:proofErr w:type="spellStart"/>
      <w:r>
        <w:rPr>
          <w:rFonts w:ascii="Arial" w:hAnsi="Arial" w:cs="Arial"/>
        </w:rPr>
        <w:t>Artefakttyps</w:t>
      </w:r>
      <w:proofErr w:type="spellEnd"/>
      <w:r>
        <w:rPr>
          <w:rFonts w:ascii="Arial" w:hAnsi="Arial" w:cs="Arial"/>
        </w:rPr>
        <w:t xml:space="preserve"> nach Angelov et al. und Winter und Fischer, einschließlich Abstraktionsebenen und Gestaltungskriterien.</w:t>
      </w:r>
    </w:p>
    <w:p w14:paraId="64D50534" w14:textId="77777777" w:rsidR="0021662D" w:rsidRDefault="0021662D" w:rsidP="006A7679">
      <w:pPr>
        <w:spacing w:line="360" w:lineRule="auto"/>
        <w:ind w:left="426" w:hanging="426"/>
        <w:jc w:val="both"/>
        <w:rPr>
          <w:rFonts w:ascii="Arial" w:hAnsi="Arial" w:cs="Arial"/>
        </w:rPr>
      </w:pPr>
      <w:r>
        <w:rPr>
          <w:rFonts w:ascii="Arial" w:hAnsi="Arial" w:cs="Arial"/>
          <w:b/>
          <w:bCs/>
        </w:rPr>
        <w:t>Design Science Research:</w:t>
      </w:r>
      <w:r>
        <w:rPr>
          <w:rFonts w:ascii="Arial" w:hAnsi="Arial" w:cs="Arial"/>
        </w:rPr>
        <w:t xml:space="preserve"> Darstellung der drei verwendeten Rahmenwerke (</w:t>
      </w:r>
      <w:proofErr w:type="spellStart"/>
      <w:r>
        <w:rPr>
          <w:rFonts w:ascii="Arial" w:hAnsi="Arial" w:cs="Arial"/>
        </w:rPr>
        <w:t>Hevner</w:t>
      </w:r>
      <w:proofErr w:type="spellEnd"/>
      <w:r>
        <w:rPr>
          <w:rFonts w:ascii="Arial" w:hAnsi="Arial" w:cs="Arial"/>
        </w:rPr>
        <w:t xml:space="preserve"> et al., </w:t>
      </w:r>
      <w:proofErr w:type="spellStart"/>
      <w:r>
        <w:rPr>
          <w:rFonts w:ascii="Arial" w:hAnsi="Arial" w:cs="Arial"/>
        </w:rPr>
        <w:t>Peffers</w:t>
      </w:r>
      <w:proofErr w:type="spellEnd"/>
      <w:r>
        <w:rPr>
          <w:rFonts w:ascii="Arial" w:hAnsi="Arial" w:cs="Arial"/>
        </w:rPr>
        <w:t xml:space="preserve"> et al., vom Brocke und </w:t>
      </w:r>
      <w:proofErr w:type="spellStart"/>
      <w:r>
        <w:rPr>
          <w:rFonts w:ascii="Arial" w:hAnsi="Arial" w:cs="Arial"/>
        </w:rPr>
        <w:t>Maedche</w:t>
      </w:r>
      <w:proofErr w:type="spellEnd"/>
      <w:r>
        <w:rPr>
          <w:rFonts w:ascii="Arial" w:hAnsi="Arial" w:cs="Arial"/>
        </w:rPr>
        <w:t>) als Grundlage für Kapitel 3.</w:t>
      </w:r>
    </w:p>
    <w:p w14:paraId="75500DEE" w14:textId="77777777" w:rsidR="003A1AD5" w:rsidRDefault="003A1AD5" w:rsidP="00F53282">
      <w:pPr>
        <w:pStyle w:val="berschrift2"/>
      </w:pPr>
      <w:bookmarkStart w:id="25" w:name="_Toc223083281"/>
    </w:p>
    <w:p w14:paraId="59F9D4E4" w14:textId="77777777" w:rsidR="00734EBE" w:rsidRDefault="00734EBE" w:rsidP="00F53282">
      <w:pPr>
        <w:pStyle w:val="berschrift2"/>
      </w:pPr>
      <w:bookmarkStart w:id="26" w:name="_Toc223145433"/>
    </w:p>
    <w:p w14:paraId="1B334DB6" w14:textId="563F6B07" w:rsidR="0021662D" w:rsidRDefault="009746EC" w:rsidP="00F53282">
      <w:pPr>
        <w:pStyle w:val="berschrift2"/>
      </w:pPr>
      <w:r>
        <w:lastRenderedPageBreak/>
        <w:t>3 Forschungsdesign und Methodik</w:t>
      </w:r>
      <w:bookmarkEnd w:id="25"/>
      <w:bookmarkEnd w:id="26"/>
      <w:r>
        <w:t xml:space="preserve"> </w:t>
      </w:r>
    </w:p>
    <w:p w14:paraId="1A390853" w14:textId="77777777" w:rsidR="0021662D" w:rsidRPr="00FC2FC8" w:rsidRDefault="0021662D" w:rsidP="0021662D">
      <w:pPr>
        <w:spacing w:after="200" w:line="360" w:lineRule="auto"/>
        <w:jc w:val="both"/>
        <w:rPr>
          <w:rFonts w:ascii="Arial" w:hAnsi="Arial" w:cs="Arial"/>
        </w:rPr>
      </w:pPr>
      <w:r>
        <w:rPr>
          <w:rFonts w:ascii="Arial" w:hAnsi="Arial" w:cs="Arial"/>
        </w:rPr>
        <w:t>Kapitel 3 operationalisiert den DSR-Ansatz in acht Abschnitten (zu 90% abgeschlossen)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0"/>
      </w:tblGrid>
      <w:tr w:rsidR="0021662D" w14:paraId="268B935F" w14:textId="77777777" w:rsidTr="00290986">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9011D64" w14:textId="77777777" w:rsidR="0021662D" w:rsidRDefault="0021662D" w:rsidP="00290986">
            <w:r>
              <w:rPr>
                <w:b/>
                <w:bCs/>
                <w:sz w:val="20"/>
                <w:szCs w:val="20"/>
              </w:rPr>
              <w:t>Abschnitt</w:t>
            </w:r>
          </w:p>
        </w:tc>
        <w:tc>
          <w:tcPr>
            <w:tcW w:w="607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AD13282" w14:textId="77777777" w:rsidR="0021662D" w:rsidRDefault="0021662D" w:rsidP="00290986">
            <w:r>
              <w:rPr>
                <w:b/>
                <w:bCs/>
                <w:sz w:val="20"/>
                <w:szCs w:val="20"/>
              </w:rPr>
              <w:t>Inhalt</w:t>
            </w:r>
          </w:p>
        </w:tc>
      </w:tr>
      <w:tr w:rsidR="0021662D" w14:paraId="16F7E5E2"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A17DCD" w14:textId="77777777" w:rsidR="0021662D" w:rsidRDefault="0021662D" w:rsidP="00290986">
            <w:r>
              <w:rPr>
                <w:sz w:val="20"/>
                <w:szCs w:val="20"/>
              </w:rPr>
              <w:t>3.1 DSR als Forschungsrahmen</w:t>
            </w:r>
          </w:p>
        </w:tc>
        <w:tc>
          <w:tcPr>
            <w:tcW w:w="6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63F697" w14:textId="77777777" w:rsidR="0021662D" w:rsidRDefault="0021662D" w:rsidP="00290986">
            <w:r>
              <w:rPr>
                <w:sz w:val="20"/>
                <w:szCs w:val="20"/>
              </w:rPr>
              <w:t xml:space="preserve">Behavioral vs. Design Science, Begründung der Paradigmenwahl, </w:t>
            </w:r>
            <w:proofErr w:type="spellStart"/>
            <w:r>
              <w:rPr>
                <w:sz w:val="20"/>
                <w:szCs w:val="20"/>
              </w:rPr>
              <w:t>Hevner</w:t>
            </w:r>
            <w:proofErr w:type="spellEnd"/>
            <w:r>
              <w:rPr>
                <w:sz w:val="20"/>
                <w:szCs w:val="20"/>
              </w:rPr>
              <w:t xml:space="preserve"> 7 Guidelines</w:t>
            </w:r>
          </w:p>
        </w:tc>
      </w:tr>
      <w:tr w:rsidR="0021662D" w14:paraId="0FC314A8"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3ADFA6" w14:textId="77777777" w:rsidR="0021662D" w:rsidRDefault="0021662D" w:rsidP="00290986">
            <w:r>
              <w:rPr>
                <w:sz w:val="20"/>
                <w:szCs w:val="20"/>
              </w:rPr>
              <w:t>3.2 Methodischer Rahmen und Vorgehensmodell</w:t>
            </w:r>
          </w:p>
        </w:tc>
        <w:tc>
          <w:tcPr>
            <w:tcW w:w="6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A2C742" w14:textId="77777777" w:rsidR="0021662D" w:rsidRDefault="0021662D" w:rsidP="00290986">
            <w:proofErr w:type="spellStart"/>
            <w:r>
              <w:rPr>
                <w:sz w:val="20"/>
                <w:szCs w:val="20"/>
              </w:rPr>
              <w:t>Hevner</w:t>
            </w:r>
            <w:proofErr w:type="spellEnd"/>
            <w:r>
              <w:rPr>
                <w:sz w:val="20"/>
                <w:szCs w:val="20"/>
              </w:rPr>
              <w:t xml:space="preserve"> (3 Zyklen), </w:t>
            </w:r>
            <w:proofErr w:type="spellStart"/>
            <w:r>
              <w:rPr>
                <w:sz w:val="20"/>
                <w:szCs w:val="20"/>
              </w:rPr>
              <w:t>Peffers</w:t>
            </w:r>
            <w:proofErr w:type="spellEnd"/>
            <w:r>
              <w:rPr>
                <w:sz w:val="20"/>
                <w:szCs w:val="20"/>
              </w:rPr>
              <w:t xml:space="preserve"> (DSRM, 6 Schritte), vom Brocke (DSR </w:t>
            </w:r>
            <w:proofErr w:type="spellStart"/>
            <w:r>
              <w:rPr>
                <w:sz w:val="20"/>
                <w:szCs w:val="20"/>
              </w:rPr>
              <w:t>Grid</w:t>
            </w:r>
            <w:proofErr w:type="spellEnd"/>
            <w:r>
              <w:rPr>
                <w:sz w:val="20"/>
                <w:szCs w:val="20"/>
              </w:rPr>
              <w:t>)</w:t>
            </w:r>
          </w:p>
        </w:tc>
      </w:tr>
      <w:tr w:rsidR="0021662D" w14:paraId="1D3C2FB9"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FC372A" w14:textId="77777777" w:rsidR="0021662D" w:rsidRDefault="0021662D" w:rsidP="00290986">
            <w:r>
              <w:rPr>
                <w:sz w:val="20"/>
                <w:szCs w:val="20"/>
              </w:rPr>
              <w:t>3.3 Operationalisierung des DSR-Prozesses</w:t>
            </w:r>
          </w:p>
        </w:tc>
        <w:tc>
          <w:tcPr>
            <w:tcW w:w="6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DD20B2" w14:textId="77777777" w:rsidR="0021662D" w:rsidRDefault="0021662D" w:rsidP="00290986">
            <w:proofErr w:type="spellStart"/>
            <w:r>
              <w:rPr>
                <w:sz w:val="20"/>
                <w:szCs w:val="20"/>
              </w:rPr>
              <w:t>Peffers</w:t>
            </w:r>
            <w:proofErr w:type="spellEnd"/>
            <w:r>
              <w:rPr>
                <w:sz w:val="20"/>
                <w:szCs w:val="20"/>
              </w:rPr>
              <w:t>-Mapping auf Kapitelstruktur, Iterationslogik (2 Iterationen)</w:t>
            </w:r>
          </w:p>
        </w:tc>
      </w:tr>
      <w:tr w:rsidR="0021662D" w14:paraId="446C4D0F"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FF84A1" w14:textId="77777777" w:rsidR="0021662D" w:rsidRDefault="0021662D" w:rsidP="00290986">
            <w:r>
              <w:rPr>
                <w:sz w:val="20"/>
                <w:szCs w:val="20"/>
              </w:rPr>
              <w:t xml:space="preserve">3.4 </w:t>
            </w:r>
            <w:proofErr w:type="spellStart"/>
            <w:r>
              <w:rPr>
                <w:sz w:val="20"/>
                <w:szCs w:val="20"/>
              </w:rPr>
              <w:t>Artefaktdefinition</w:t>
            </w:r>
            <w:proofErr w:type="spellEnd"/>
            <w:r>
              <w:rPr>
                <w:sz w:val="20"/>
                <w:szCs w:val="20"/>
              </w:rPr>
              <w:t xml:space="preserve">, </w:t>
            </w:r>
            <w:proofErr w:type="spellStart"/>
            <w:r>
              <w:rPr>
                <w:sz w:val="20"/>
                <w:szCs w:val="20"/>
              </w:rPr>
              <w:t>Scope</w:t>
            </w:r>
            <w:proofErr w:type="spellEnd"/>
            <w:r>
              <w:rPr>
                <w:sz w:val="20"/>
                <w:szCs w:val="20"/>
              </w:rPr>
              <w:t xml:space="preserve"> und Abgrenzung</w:t>
            </w:r>
          </w:p>
        </w:tc>
        <w:tc>
          <w:tcPr>
            <w:tcW w:w="6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8FE5B5" w14:textId="77777777" w:rsidR="0021662D" w:rsidRDefault="0021662D" w:rsidP="00290986">
            <w:r>
              <w:rPr>
                <w:sz w:val="20"/>
                <w:szCs w:val="20"/>
              </w:rPr>
              <w:t xml:space="preserve">Primärartefakt, Designprinzip, S1–S4, </w:t>
            </w:r>
            <w:proofErr w:type="spellStart"/>
            <w:r>
              <w:rPr>
                <w:sz w:val="20"/>
                <w:szCs w:val="20"/>
              </w:rPr>
              <w:t>Instanziierungsstrategie</w:t>
            </w:r>
            <w:proofErr w:type="spellEnd"/>
          </w:p>
        </w:tc>
      </w:tr>
      <w:tr w:rsidR="0021662D" w14:paraId="443F57BB"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D51F7B" w14:textId="77777777" w:rsidR="0021662D" w:rsidRDefault="0021662D" w:rsidP="00290986">
            <w:r>
              <w:rPr>
                <w:sz w:val="20"/>
                <w:szCs w:val="20"/>
              </w:rPr>
              <w:t>3.5 Anforderungserhebung und -analyse</w:t>
            </w:r>
          </w:p>
        </w:tc>
        <w:tc>
          <w:tcPr>
            <w:tcW w:w="6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255BCB" w14:textId="77777777" w:rsidR="0021662D" w:rsidRDefault="0021662D" w:rsidP="00290986">
            <w:r>
              <w:rPr>
                <w:sz w:val="20"/>
                <w:szCs w:val="20"/>
              </w:rPr>
              <w:t>Methodik der R-Katalog-Erstellung (Literatur + Regulatorik + Experten)</w:t>
            </w:r>
          </w:p>
        </w:tc>
      </w:tr>
      <w:tr w:rsidR="0021662D" w14:paraId="6FA63B0B"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158ABB" w14:textId="77777777" w:rsidR="0021662D" w:rsidRDefault="0021662D" w:rsidP="00290986">
            <w:r>
              <w:rPr>
                <w:sz w:val="20"/>
                <w:szCs w:val="20"/>
              </w:rPr>
              <w:t xml:space="preserve">3.6 </w:t>
            </w:r>
            <w:proofErr w:type="spellStart"/>
            <w:r>
              <w:rPr>
                <w:sz w:val="20"/>
                <w:szCs w:val="20"/>
              </w:rPr>
              <w:t>Traceability</w:t>
            </w:r>
            <w:proofErr w:type="spellEnd"/>
            <w:r>
              <w:rPr>
                <w:sz w:val="20"/>
                <w:szCs w:val="20"/>
              </w:rPr>
              <w:t>-Ansatz</w:t>
            </w:r>
          </w:p>
        </w:tc>
        <w:tc>
          <w:tcPr>
            <w:tcW w:w="6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78140E" w14:textId="77777777" w:rsidR="0021662D" w:rsidRDefault="0021662D" w:rsidP="00290986">
            <w:r>
              <w:rPr>
                <w:sz w:val="20"/>
                <w:szCs w:val="20"/>
              </w:rPr>
              <w:t xml:space="preserve">RQ → R → DP → Gate → </w:t>
            </w:r>
            <w:proofErr w:type="spellStart"/>
            <w:r>
              <w:rPr>
                <w:sz w:val="20"/>
                <w:szCs w:val="20"/>
              </w:rPr>
              <w:t>Evidence</w:t>
            </w:r>
            <w:proofErr w:type="spellEnd"/>
            <w:r>
              <w:rPr>
                <w:sz w:val="20"/>
                <w:szCs w:val="20"/>
              </w:rPr>
              <w:t>, methodische Begründung</w:t>
            </w:r>
          </w:p>
        </w:tc>
      </w:tr>
      <w:tr w:rsidR="0021662D" w14:paraId="76149140"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340CA8" w14:textId="77777777" w:rsidR="0021662D" w:rsidRDefault="0021662D" w:rsidP="00290986">
            <w:r>
              <w:rPr>
                <w:sz w:val="20"/>
                <w:szCs w:val="20"/>
              </w:rPr>
              <w:t>3.7 Evaluationsdesign</w:t>
            </w:r>
          </w:p>
        </w:tc>
        <w:tc>
          <w:tcPr>
            <w:tcW w:w="6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D66605" w14:textId="77777777" w:rsidR="0021662D" w:rsidRDefault="0021662D" w:rsidP="00290986">
            <w:r>
              <w:rPr>
                <w:sz w:val="20"/>
                <w:szCs w:val="20"/>
              </w:rPr>
              <w:t>3-stufig, Kriterien pro Gate-Dimension</w:t>
            </w:r>
          </w:p>
        </w:tc>
      </w:tr>
      <w:tr w:rsidR="0021662D" w14:paraId="00588D8E"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153061" w14:textId="77777777" w:rsidR="0021662D" w:rsidRDefault="0021662D" w:rsidP="00290986">
            <w:r>
              <w:rPr>
                <w:sz w:val="20"/>
                <w:szCs w:val="20"/>
              </w:rPr>
              <w:t>3.8 Interviewdesign und Auswertung</w:t>
            </w:r>
          </w:p>
        </w:tc>
        <w:tc>
          <w:tcPr>
            <w:tcW w:w="6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DA179" w14:textId="77777777" w:rsidR="0021662D" w:rsidRDefault="0021662D" w:rsidP="00290986">
            <w:r>
              <w:rPr>
                <w:sz w:val="20"/>
                <w:szCs w:val="20"/>
              </w:rPr>
              <w:t>Expertenauswahl, Leitfaden, Gütekriterien</w:t>
            </w:r>
          </w:p>
        </w:tc>
      </w:tr>
    </w:tbl>
    <w:p w14:paraId="603B37F5" w14:textId="77777777" w:rsidR="0021662D" w:rsidRDefault="0021662D" w:rsidP="0021662D">
      <w:pPr>
        <w:spacing w:before="120" w:after="240" w:line="360" w:lineRule="auto"/>
        <w:jc w:val="both"/>
      </w:pPr>
      <w:r>
        <w:rPr>
          <w:i/>
          <w:iCs/>
          <w:sz w:val="20"/>
          <w:szCs w:val="20"/>
        </w:rPr>
        <w:t xml:space="preserve">Tabelle 2: </w:t>
      </w:r>
      <w:proofErr w:type="gramStart"/>
      <w:r>
        <w:rPr>
          <w:i/>
          <w:iCs/>
          <w:sz w:val="20"/>
          <w:szCs w:val="20"/>
        </w:rPr>
        <w:t>Gliederung</w:t>
      </w:r>
      <w:proofErr w:type="gramEnd"/>
      <w:r>
        <w:rPr>
          <w:i/>
          <w:iCs/>
          <w:sz w:val="20"/>
          <w:szCs w:val="20"/>
        </w:rPr>
        <w:t xml:space="preserve"> Kapitel 3 – Forschungsdesign und Methodik</w:t>
      </w:r>
    </w:p>
    <w:p w14:paraId="5ADE94C2" w14:textId="77777777" w:rsidR="0021662D" w:rsidRDefault="009746EC" w:rsidP="00F53282">
      <w:pPr>
        <w:pStyle w:val="berschrift2"/>
      </w:pPr>
      <w:bookmarkStart w:id="27" w:name="_Toc223145434"/>
      <w:bookmarkStart w:id="28" w:name="_Toc223083282"/>
      <w:r>
        <w:t>4 Anforderungsanalyse</w:t>
      </w:r>
      <w:bookmarkEnd w:id="27"/>
      <w:r>
        <w:t xml:space="preserve"> </w:t>
      </w:r>
      <w:bookmarkEnd w:id="28"/>
    </w:p>
    <w:p w14:paraId="1FAB8509" w14:textId="3EB2ED19" w:rsidR="00166F27" w:rsidRPr="00FC2FC8" w:rsidRDefault="0021662D" w:rsidP="0021662D">
      <w:pPr>
        <w:spacing w:after="200" w:line="360" w:lineRule="auto"/>
        <w:jc w:val="both"/>
        <w:rPr>
          <w:rFonts w:ascii="Arial" w:hAnsi="Arial" w:cs="Arial"/>
        </w:rPr>
      </w:pPr>
      <w:r>
        <w:rPr>
          <w:rFonts w:ascii="Arial" w:hAnsi="Arial" w:cs="Arial"/>
        </w:rPr>
        <w:t xml:space="preserve">Kapitel 4 beantwortet RQ1 und bildet den </w:t>
      </w:r>
      <w:proofErr w:type="spellStart"/>
      <w:r>
        <w:rPr>
          <w:rFonts w:ascii="Arial" w:hAnsi="Arial" w:cs="Arial"/>
        </w:rPr>
        <w:t>Relevance</w:t>
      </w:r>
      <w:proofErr w:type="spellEnd"/>
      <w:r>
        <w:rPr>
          <w:rFonts w:ascii="Arial" w:hAnsi="Arial" w:cs="Arial"/>
        </w:rPr>
        <w:t xml:space="preserve">-Cycle ab. Die Anforderungserhebung erfolgt durch systematische Analyse </w:t>
      </w:r>
      <w:r w:rsidR="00F755F5">
        <w:rPr>
          <w:rFonts w:ascii="Arial" w:hAnsi="Arial" w:cs="Arial"/>
        </w:rPr>
        <w:t>der beiden</w:t>
      </w:r>
      <w:r>
        <w:rPr>
          <w:rFonts w:ascii="Arial" w:hAnsi="Arial" w:cs="Arial"/>
        </w:rPr>
        <w:t xml:space="preserve"> Quellen: (1) EU AI Act Art. 9–15 und Annex III/IV, (2) einschlägige Literatur zu </w:t>
      </w:r>
      <w:proofErr w:type="spellStart"/>
      <w:r>
        <w:rPr>
          <w:rFonts w:ascii="Arial" w:hAnsi="Arial" w:cs="Arial"/>
        </w:rPr>
        <w:t>MLOps</w:t>
      </w:r>
      <w:proofErr w:type="spellEnd"/>
      <w:r>
        <w:rPr>
          <w:rFonts w:ascii="Arial" w:hAnsi="Arial" w:cs="Arial"/>
        </w:rPr>
        <w:t xml:space="preserve">, </w:t>
      </w:r>
      <w:proofErr w:type="spellStart"/>
      <w:r>
        <w:rPr>
          <w:rFonts w:ascii="Arial" w:hAnsi="Arial" w:cs="Arial"/>
        </w:rPr>
        <w:t>GenAIOps</w:t>
      </w:r>
      <w:proofErr w:type="spellEnd"/>
      <w:r>
        <w:rPr>
          <w:rFonts w:ascii="Arial" w:hAnsi="Arial" w:cs="Arial"/>
        </w:rPr>
        <w:t xml:space="preserve"> und KI-</w:t>
      </w:r>
      <w:proofErr w:type="spellStart"/>
      <w:r>
        <w:rPr>
          <w:rFonts w:ascii="Arial" w:hAnsi="Arial" w:cs="Arial"/>
        </w:rPr>
        <w:t>Governance</w:t>
      </w:r>
      <w:proofErr w:type="spellEnd"/>
      <w:r>
        <w:rPr>
          <w:rFonts w:ascii="Arial" w:hAnsi="Arial" w:cs="Arial"/>
        </w:rPr>
        <w:t>. Das Ergebnis ist ein Anforderungskatalog (R1–</w:t>
      </w:r>
      <w:proofErr w:type="spellStart"/>
      <w:r>
        <w:rPr>
          <w:rFonts w:ascii="Arial" w:hAnsi="Arial" w:cs="Arial"/>
        </w:rPr>
        <w:t>Rn</w:t>
      </w:r>
      <w:proofErr w:type="spellEnd"/>
      <w:r>
        <w:rPr>
          <w:rFonts w:ascii="Arial" w:hAnsi="Arial" w:cs="Arial"/>
        </w:rPr>
        <w:t>) mit MUSS/SOLL-Priorisierung, der als Input für die Architekturentwicklung dient.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0"/>
      </w:tblGrid>
      <w:tr w:rsidR="0021662D" w14:paraId="0F48A5E3" w14:textId="77777777" w:rsidTr="00290986">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ED9F1A0" w14:textId="77777777" w:rsidR="0021662D" w:rsidRDefault="0021662D" w:rsidP="00290986">
            <w:r>
              <w:rPr>
                <w:b/>
                <w:bCs/>
                <w:sz w:val="20"/>
                <w:szCs w:val="20"/>
              </w:rPr>
              <w:t>Abschnitt</w:t>
            </w:r>
          </w:p>
        </w:tc>
        <w:tc>
          <w:tcPr>
            <w:tcW w:w="607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A1769F5" w14:textId="77777777" w:rsidR="0021662D" w:rsidRDefault="0021662D" w:rsidP="00290986">
            <w:r>
              <w:rPr>
                <w:b/>
                <w:bCs/>
                <w:sz w:val="20"/>
                <w:szCs w:val="20"/>
              </w:rPr>
              <w:t>Inhalt</w:t>
            </w:r>
          </w:p>
        </w:tc>
      </w:tr>
      <w:tr w:rsidR="0021662D" w14:paraId="3332CDA1"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10ACAF" w14:textId="77777777" w:rsidR="0021662D" w:rsidRDefault="0021662D" w:rsidP="00290986">
            <w:r>
              <w:rPr>
                <w:sz w:val="20"/>
                <w:szCs w:val="20"/>
              </w:rPr>
              <w:t>4.1 Vorgehen der Anforderungserhebung</w:t>
            </w:r>
          </w:p>
        </w:tc>
        <w:tc>
          <w:tcPr>
            <w:tcW w:w="6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BDB0C2" w14:textId="77777777" w:rsidR="0021662D" w:rsidRDefault="0021662D" w:rsidP="00290986">
            <w:r>
              <w:rPr>
                <w:sz w:val="20"/>
                <w:szCs w:val="20"/>
              </w:rPr>
              <w:t>Methodik und Quellenauswahl</w:t>
            </w:r>
          </w:p>
        </w:tc>
      </w:tr>
      <w:tr w:rsidR="0021662D" w14:paraId="6EA06970"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077A72" w14:textId="77777777" w:rsidR="0021662D" w:rsidRDefault="0021662D" w:rsidP="00290986">
            <w:r>
              <w:rPr>
                <w:sz w:val="20"/>
                <w:szCs w:val="20"/>
              </w:rPr>
              <w:t>4.2 Regulatorische Anforderungen (EU AI Act)</w:t>
            </w:r>
          </w:p>
        </w:tc>
        <w:tc>
          <w:tcPr>
            <w:tcW w:w="6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F142E7" w14:textId="77777777" w:rsidR="0021662D" w:rsidRDefault="0021662D" w:rsidP="00290986">
            <w:r>
              <w:rPr>
                <w:sz w:val="20"/>
                <w:szCs w:val="20"/>
              </w:rPr>
              <w:t>Art. 9–15, Annex III/IV, Anforderungsableitung</w:t>
            </w:r>
          </w:p>
        </w:tc>
      </w:tr>
      <w:tr w:rsidR="0021662D" w14:paraId="45011DC1"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F9DF82" w14:textId="77777777" w:rsidR="0021662D" w:rsidRDefault="0021662D" w:rsidP="00290986">
            <w:r>
              <w:rPr>
                <w:sz w:val="20"/>
                <w:szCs w:val="20"/>
              </w:rPr>
              <w:t>4.3 Technische Anforderungen (</w:t>
            </w:r>
            <w:proofErr w:type="spellStart"/>
            <w:r>
              <w:rPr>
                <w:sz w:val="20"/>
                <w:szCs w:val="20"/>
              </w:rPr>
              <w:t>GenAIOps</w:t>
            </w:r>
            <w:proofErr w:type="spellEnd"/>
            <w:r>
              <w:rPr>
                <w:sz w:val="20"/>
                <w:szCs w:val="20"/>
              </w:rPr>
              <w:t>)</w:t>
            </w:r>
          </w:p>
        </w:tc>
        <w:tc>
          <w:tcPr>
            <w:tcW w:w="6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002E67" w14:textId="057921B8" w:rsidR="00830806" w:rsidRPr="00830806" w:rsidRDefault="0021662D" w:rsidP="00830806">
            <w:pPr>
              <w:rPr>
                <w:sz w:val="20"/>
                <w:szCs w:val="20"/>
              </w:rPr>
            </w:pPr>
            <w:r>
              <w:rPr>
                <w:sz w:val="20"/>
                <w:szCs w:val="20"/>
              </w:rPr>
              <w:t xml:space="preserve">Pipeline-Anforderungen, </w:t>
            </w:r>
            <w:proofErr w:type="spellStart"/>
            <w:r>
              <w:rPr>
                <w:sz w:val="20"/>
                <w:szCs w:val="20"/>
              </w:rPr>
              <w:t>GenAI</w:t>
            </w:r>
            <w:proofErr w:type="spellEnd"/>
            <w:r>
              <w:rPr>
                <w:sz w:val="20"/>
                <w:szCs w:val="20"/>
              </w:rPr>
              <w:t xml:space="preserve">-spezifische </w:t>
            </w:r>
            <w:r w:rsidRPr="00830806">
              <w:rPr>
                <w:sz w:val="20"/>
                <w:szCs w:val="20"/>
              </w:rPr>
              <w:t>Metriken</w:t>
            </w:r>
            <w:r w:rsidR="00830806" w:rsidRPr="00830806">
              <w:rPr>
                <w:sz w:val="20"/>
                <w:szCs w:val="20"/>
              </w:rPr>
              <w:t xml:space="preserve">, </w:t>
            </w:r>
            <w:r w:rsidR="00830806" w:rsidRPr="00830806">
              <w:rPr>
                <w:sz w:val="20"/>
                <w:szCs w:val="20"/>
              </w:rPr>
              <w:t>NIST AI RMF</w:t>
            </w:r>
          </w:p>
        </w:tc>
      </w:tr>
      <w:tr w:rsidR="0021662D" w14:paraId="30574A6B"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DF4403" w14:textId="77777777" w:rsidR="0021662D" w:rsidRDefault="0021662D" w:rsidP="00290986">
            <w:r>
              <w:rPr>
                <w:sz w:val="20"/>
                <w:szCs w:val="20"/>
              </w:rPr>
              <w:t>4.4 Organisatorische Anforderungen</w:t>
            </w:r>
          </w:p>
        </w:tc>
        <w:tc>
          <w:tcPr>
            <w:tcW w:w="6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410B32" w14:textId="77777777" w:rsidR="0021662D" w:rsidRDefault="0021662D" w:rsidP="00290986">
            <w:proofErr w:type="spellStart"/>
            <w:r>
              <w:rPr>
                <w:sz w:val="20"/>
                <w:szCs w:val="20"/>
              </w:rPr>
              <w:t>Governance</w:t>
            </w:r>
            <w:proofErr w:type="spellEnd"/>
            <w:r>
              <w:rPr>
                <w:sz w:val="20"/>
                <w:szCs w:val="20"/>
              </w:rPr>
              <w:t>-Strukturen, Rollenmodell</w:t>
            </w:r>
          </w:p>
        </w:tc>
      </w:tr>
      <w:tr w:rsidR="0021662D" w14:paraId="1B99148F"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CEA8C4" w14:textId="77777777" w:rsidR="0021662D" w:rsidRDefault="0021662D" w:rsidP="00290986">
            <w:r>
              <w:rPr>
                <w:sz w:val="20"/>
                <w:szCs w:val="20"/>
              </w:rPr>
              <w:t>4.5 Anforderungskatalog (R1–</w:t>
            </w:r>
            <w:proofErr w:type="spellStart"/>
            <w:r>
              <w:rPr>
                <w:sz w:val="20"/>
                <w:szCs w:val="20"/>
              </w:rPr>
              <w:t>Rn</w:t>
            </w:r>
            <w:proofErr w:type="spellEnd"/>
            <w:r>
              <w:rPr>
                <w:sz w:val="20"/>
                <w:szCs w:val="20"/>
              </w:rPr>
              <w:t>)</w:t>
            </w:r>
          </w:p>
        </w:tc>
        <w:tc>
          <w:tcPr>
            <w:tcW w:w="6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2D1C07" w14:textId="77777777" w:rsidR="0021662D" w:rsidRDefault="0021662D" w:rsidP="00290986">
            <w:r>
              <w:rPr>
                <w:sz w:val="20"/>
                <w:szCs w:val="20"/>
              </w:rPr>
              <w:t xml:space="preserve">Konsolidierung, MUSS/SOLL-Priorisierung, </w:t>
            </w:r>
            <w:proofErr w:type="spellStart"/>
            <w:r>
              <w:rPr>
                <w:sz w:val="20"/>
                <w:szCs w:val="20"/>
              </w:rPr>
              <w:t>Traceability</w:t>
            </w:r>
            <w:proofErr w:type="spellEnd"/>
          </w:p>
        </w:tc>
      </w:tr>
    </w:tbl>
    <w:p w14:paraId="2C2A2468" w14:textId="3E80BEB7" w:rsidR="003A1AD5" w:rsidRDefault="0021662D" w:rsidP="00166F27">
      <w:pPr>
        <w:spacing w:before="120" w:after="240" w:line="360" w:lineRule="auto"/>
        <w:jc w:val="both"/>
      </w:pPr>
      <w:r>
        <w:rPr>
          <w:i/>
          <w:iCs/>
          <w:sz w:val="20"/>
          <w:szCs w:val="20"/>
        </w:rPr>
        <w:t xml:space="preserve">Tabelle 3: </w:t>
      </w:r>
      <w:proofErr w:type="gramStart"/>
      <w:r>
        <w:rPr>
          <w:i/>
          <w:iCs/>
          <w:sz w:val="20"/>
          <w:szCs w:val="20"/>
        </w:rPr>
        <w:t>Gliederung</w:t>
      </w:r>
      <w:proofErr w:type="gramEnd"/>
      <w:r>
        <w:rPr>
          <w:i/>
          <w:iCs/>
          <w:sz w:val="20"/>
          <w:szCs w:val="20"/>
        </w:rPr>
        <w:t xml:space="preserve"> Kapitel 4 – Anforderungsanalyse</w:t>
      </w:r>
      <w:bookmarkStart w:id="29" w:name="_Toc223083283"/>
    </w:p>
    <w:p w14:paraId="67C38604" w14:textId="77777777" w:rsidR="0021662D" w:rsidRDefault="009746EC" w:rsidP="00F53282">
      <w:pPr>
        <w:pStyle w:val="berschrift2"/>
      </w:pPr>
      <w:bookmarkStart w:id="30" w:name="_Toc223145435"/>
      <w:r>
        <w:t>5 Entwicklung der Referenzarchitektur</w:t>
      </w:r>
      <w:bookmarkEnd w:id="30"/>
      <w:r>
        <w:t xml:space="preserve"> </w:t>
      </w:r>
      <w:bookmarkEnd w:id="29"/>
    </w:p>
    <w:p w14:paraId="52F9384B" w14:textId="77777777" w:rsidR="0021662D" w:rsidRPr="00FC2FC8" w:rsidRDefault="0021662D" w:rsidP="0021662D">
      <w:pPr>
        <w:spacing w:after="200" w:line="360" w:lineRule="auto"/>
        <w:jc w:val="both"/>
        <w:rPr>
          <w:rFonts w:ascii="Arial" w:hAnsi="Arial" w:cs="Arial"/>
        </w:rPr>
      </w:pPr>
      <w:r>
        <w:rPr>
          <w:rFonts w:ascii="Arial" w:hAnsi="Arial" w:cs="Arial"/>
        </w:rPr>
        <w:t>Kapitel 5 beantwortet RQ2 und bildet den Design-Cycle ab. Die Architekturentwicklung folgt den fünf Design-Prinzipien (DP1–DP5) und strukturiert das Artefakt in vier Säulen (S1–S4):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570"/>
        <w:gridCol w:w="1500"/>
      </w:tblGrid>
      <w:tr w:rsidR="0021662D" w14:paraId="63DFF048" w14:textId="77777777" w:rsidTr="00290986">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DF18437" w14:textId="77777777" w:rsidR="0021662D" w:rsidRDefault="0021662D" w:rsidP="00290986">
            <w:r>
              <w:rPr>
                <w:b/>
                <w:bCs/>
                <w:sz w:val="20"/>
                <w:szCs w:val="20"/>
              </w:rPr>
              <w:lastRenderedPageBreak/>
              <w:t>Abschnitt</w:t>
            </w:r>
          </w:p>
        </w:tc>
        <w:tc>
          <w:tcPr>
            <w:tcW w:w="457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56A0C31" w14:textId="77777777" w:rsidR="0021662D" w:rsidRDefault="0021662D" w:rsidP="00290986">
            <w:r>
              <w:rPr>
                <w:b/>
                <w:bCs/>
                <w:sz w:val="20"/>
                <w:szCs w:val="20"/>
              </w:rPr>
              <w:t>Inhalt</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062A852" w14:textId="77777777" w:rsidR="0021662D" w:rsidRDefault="0021662D" w:rsidP="00290986">
            <w:r>
              <w:rPr>
                <w:b/>
                <w:bCs/>
                <w:sz w:val="20"/>
                <w:szCs w:val="20"/>
              </w:rPr>
              <w:t>Säule</w:t>
            </w:r>
          </w:p>
        </w:tc>
      </w:tr>
      <w:tr w:rsidR="0021662D" w14:paraId="6BBAD2E6"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11F797" w14:textId="77777777" w:rsidR="0021662D" w:rsidRDefault="0021662D" w:rsidP="00290986">
            <w:r>
              <w:rPr>
                <w:sz w:val="20"/>
                <w:szCs w:val="20"/>
              </w:rPr>
              <w:t>5.1 Überblick und Designprinzipien</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542044" w14:textId="77777777" w:rsidR="0021662D" w:rsidRDefault="0021662D" w:rsidP="00290986">
            <w:r>
              <w:rPr>
                <w:sz w:val="20"/>
                <w:szCs w:val="20"/>
              </w:rPr>
              <w:t>DP1–DP5, Architekturübersicht, Entwurfsentscheidungen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66A453" w14:textId="77777777" w:rsidR="0021662D" w:rsidRDefault="0021662D" w:rsidP="00290986">
            <w:r>
              <w:rPr>
                <w:sz w:val="20"/>
                <w:szCs w:val="20"/>
              </w:rPr>
              <w:t>—</w:t>
            </w:r>
          </w:p>
        </w:tc>
      </w:tr>
      <w:tr w:rsidR="0021662D" w14:paraId="7CFB1A52"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39BE15" w14:textId="77777777" w:rsidR="0021662D" w:rsidRDefault="0021662D" w:rsidP="00290986">
            <w:r>
              <w:rPr>
                <w:sz w:val="20"/>
                <w:szCs w:val="20"/>
              </w:rPr>
              <w:t>5.2 Architekturelle Struktur</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3E277C" w14:textId="77777777" w:rsidR="0021662D" w:rsidRDefault="0021662D" w:rsidP="00290986">
            <w:r>
              <w:rPr>
                <w:sz w:val="20"/>
                <w:szCs w:val="20"/>
              </w:rPr>
              <w:t xml:space="preserve">Schichten- und Komponentenmodell, </w:t>
            </w:r>
            <w:proofErr w:type="spellStart"/>
            <w:r>
              <w:rPr>
                <w:sz w:val="20"/>
                <w:szCs w:val="20"/>
              </w:rPr>
              <w:t>IaC</w:t>
            </w:r>
            <w:proofErr w:type="spellEnd"/>
            <w:r>
              <w:rPr>
                <w:sz w:val="20"/>
                <w:szCs w:val="20"/>
              </w:rPr>
              <w:t>-Integration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7DA3A0" w14:textId="77777777" w:rsidR="0021662D" w:rsidRDefault="0021662D" w:rsidP="00290986">
            <w:r>
              <w:rPr>
                <w:sz w:val="20"/>
                <w:szCs w:val="20"/>
              </w:rPr>
              <w:t>S1</w:t>
            </w:r>
          </w:p>
        </w:tc>
      </w:tr>
      <w:tr w:rsidR="0021662D" w14:paraId="6A2483E2"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2DBCE4" w14:textId="77777777" w:rsidR="0021662D" w:rsidRDefault="0021662D" w:rsidP="00290986">
            <w:r>
              <w:rPr>
                <w:sz w:val="20"/>
                <w:szCs w:val="20"/>
              </w:rPr>
              <w:t>5.3 Quality-Gate-Kontrollsystem</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B44F79" w14:textId="77777777" w:rsidR="0021662D" w:rsidRDefault="0021662D" w:rsidP="00290986">
            <w:r>
              <w:rPr>
                <w:sz w:val="20"/>
                <w:szCs w:val="20"/>
              </w:rPr>
              <w:t>Gate-Taxonomie, Gate-Template, Lifecycle-Integration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5983DD" w14:textId="77777777" w:rsidR="0021662D" w:rsidRDefault="0021662D" w:rsidP="00290986">
            <w:r>
              <w:rPr>
                <w:sz w:val="20"/>
                <w:szCs w:val="20"/>
              </w:rPr>
              <w:t>S2 (USP)</w:t>
            </w:r>
          </w:p>
        </w:tc>
      </w:tr>
      <w:tr w:rsidR="0021662D" w14:paraId="0F84D67A"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E463B3" w14:textId="77777777" w:rsidR="0021662D" w:rsidRDefault="0021662D" w:rsidP="00290986">
            <w:r>
              <w:rPr>
                <w:sz w:val="20"/>
                <w:szCs w:val="20"/>
              </w:rPr>
              <w:t xml:space="preserve">  5.3.1 Gate-Taxonomie und Lifecycle-Zuordnung</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D18165" w14:textId="77777777" w:rsidR="0021662D" w:rsidRDefault="0021662D" w:rsidP="00290986">
            <w:r>
              <w:rPr>
                <w:sz w:val="20"/>
                <w:szCs w:val="20"/>
              </w:rPr>
              <w:t>Strategische, technische, Compliance-Gates pro Phase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5E08D0" w14:textId="77777777" w:rsidR="0021662D" w:rsidRDefault="0021662D" w:rsidP="00290986"/>
        </w:tc>
      </w:tr>
      <w:tr w:rsidR="0021662D" w14:paraId="02B4303C"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24C1A9" w14:textId="77777777" w:rsidR="0021662D" w:rsidRDefault="0021662D" w:rsidP="00290986">
            <w:r>
              <w:rPr>
                <w:sz w:val="20"/>
                <w:szCs w:val="20"/>
              </w:rPr>
              <w:t xml:space="preserve">  5.3.2 Gate-Spezifikation und Template</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2676B3" w14:textId="77777777" w:rsidR="0021662D" w:rsidRDefault="0021662D" w:rsidP="00290986">
            <w:r>
              <w:rPr>
                <w:sz w:val="20"/>
                <w:szCs w:val="20"/>
              </w:rPr>
              <w:t xml:space="preserve">Trigger, Kriterien, </w:t>
            </w:r>
            <w:proofErr w:type="spellStart"/>
            <w:r>
              <w:rPr>
                <w:sz w:val="20"/>
                <w:szCs w:val="20"/>
              </w:rPr>
              <w:t>Evidence</w:t>
            </w:r>
            <w:proofErr w:type="spellEnd"/>
            <w:r>
              <w:rPr>
                <w:sz w:val="20"/>
                <w:szCs w:val="20"/>
              </w:rPr>
              <w:t xml:space="preserve">, </w:t>
            </w:r>
            <w:proofErr w:type="spellStart"/>
            <w:r>
              <w:rPr>
                <w:sz w:val="20"/>
                <w:szCs w:val="20"/>
              </w:rPr>
              <w:t>Decision</w:t>
            </w:r>
            <w:proofErr w:type="spellEnd"/>
            <w:r>
              <w:rPr>
                <w:sz w:val="20"/>
                <w:szCs w:val="20"/>
              </w:rPr>
              <w:t xml:space="preserve">, </w:t>
            </w:r>
            <w:proofErr w:type="spellStart"/>
            <w:r>
              <w:rPr>
                <w:sz w:val="20"/>
                <w:szCs w:val="20"/>
              </w:rPr>
              <w:t>Owner</w:t>
            </w:r>
            <w:proofErr w:type="spellEnd"/>
            <w:r>
              <w:rPr>
                <w:sz w:val="20"/>
                <w:szCs w:val="20"/>
              </w:rPr>
              <w:t>, Audit Trail, Waiver</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A4B4AE" w14:textId="77777777" w:rsidR="0021662D" w:rsidRDefault="0021662D" w:rsidP="00290986"/>
        </w:tc>
      </w:tr>
      <w:tr w:rsidR="0021662D" w14:paraId="6E88B1FC"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AB2A0A" w14:textId="77777777" w:rsidR="0021662D" w:rsidRDefault="0021662D" w:rsidP="00290986">
            <w:r>
              <w:rPr>
                <w:sz w:val="20"/>
                <w:szCs w:val="20"/>
              </w:rPr>
              <w:t xml:space="preserve">  5.3.3 Compliance-Mapping</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789CFA" w14:textId="77777777" w:rsidR="0021662D" w:rsidRDefault="0021662D" w:rsidP="00290986">
            <w:r>
              <w:rPr>
                <w:sz w:val="20"/>
                <w:szCs w:val="20"/>
              </w:rPr>
              <w:t xml:space="preserve">Art. 9–15 → </w:t>
            </w:r>
            <w:proofErr w:type="spellStart"/>
            <w:r>
              <w:rPr>
                <w:sz w:val="20"/>
                <w:szCs w:val="20"/>
              </w:rPr>
              <w:t>Policies</w:t>
            </w:r>
            <w:proofErr w:type="spellEnd"/>
            <w:r>
              <w:rPr>
                <w:sz w:val="20"/>
                <w:szCs w:val="20"/>
              </w:rPr>
              <w:t xml:space="preserve"> → Gates → </w:t>
            </w:r>
            <w:proofErr w:type="spellStart"/>
            <w:r>
              <w:rPr>
                <w:sz w:val="20"/>
                <w:szCs w:val="20"/>
              </w:rPr>
              <w:t>Evidence</w:t>
            </w:r>
            <w:proofErr w:type="spell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2AD70D" w14:textId="77777777" w:rsidR="0021662D" w:rsidRDefault="0021662D" w:rsidP="00290986"/>
        </w:tc>
      </w:tr>
      <w:tr w:rsidR="0021662D" w14:paraId="18513052"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210D75" w14:textId="77777777" w:rsidR="0021662D" w:rsidRDefault="0021662D" w:rsidP="00290986">
            <w:r>
              <w:rPr>
                <w:sz w:val="20"/>
                <w:szCs w:val="20"/>
              </w:rPr>
              <w:t>5.4 Pipeline-Integration</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0DED30" w14:textId="77777777" w:rsidR="0021662D" w:rsidRDefault="0021662D" w:rsidP="00290986">
            <w:r>
              <w:rPr>
                <w:sz w:val="20"/>
                <w:szCs w:val="20"/>
              </w:rPr>
              <w:t xml:space="preserve">CI/CD/CT-Einbettung, </w:t>
            </w:r>
            <w:proofErr w:type="spellStart"/>
            <w:r>
              <w:rPr>
                <w:sz w:val="20"/>
                <w:szCs w:val="20"/>
              </w:rPr>
              <w:t>GitOps</w:t>
            </w:r>
            <w:proofErr w:type="spellEnd"/>
            <w:r>
              <w:rPr>
                <w:sz w:val="20"/>
                <w:szCs w:val="20"/>
              </w:rPr>
              <w:t>, Signierung</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51204E" w14:textId="77777777" w:rsidR="0021662D" w:rsidRDefault="0021662D" w:rsidP="00290986">
            <w:r>
              <w:rPr>
                <w:sz w:val="20"/>
                <w:szCs w:val="20"/>
              </w:rPr>
              <w:t>S3</w:t>
            </w:r>
          </w:p>
        </w:tc>
      </w:tr>
      <w:tr w:rsidR="0021662D" w14:paraId="5637B490"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B78769" w14:textId="77777777" w:rsidR="0021662D" w:rsidRDefault="0021662D" w:rsidP="00290986">
            <w:r>
              <w:rPr>
                <w:sz w:val="20"/>
                <w:szCs w:val="20"/>
              </w:rPr>
              <w:t xml:space="preserve">  5.4.1 CI/CD-Pipeline-Architektur</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D2CE3F" w14:textId="77777777" w:rsidR="0021662D" w:rsidRDefault="00731F5C" w:rsidP="00290986">
            <w:proofErr w:type="spellStart"/>
            <w:r>
              <w:rPr>
                <w:sz w:val="20"/>
                <w:szCs w:val="20"/>
              </w:rPr>
              <w:t>GitOps</w:t>
            </w:r>
            <w:proofErr w:type="spellEnd"/>
            <w:r>
              <w:rPr>
                <w:sz w:val="20"/>
                <w:szCs w:val="20"/>
              </w:rPr>
              <w:t xml:space="preserve">-Controller wie </w:t>
            </w:r>
            <w:proofErr w:type="spellStart"/>
            <w:r>
              <w:rPr>
                <w:sz w:val="20"/>
                <w:szCs w:val="20"/>
              </w:rPr>
              <w:t>ArgoCD</w:t>
            </w:r>
            <w:proofErr w:type="spellEnd"/>
            <w:r>
              <w:rPr>
                <w:sz w:val="20"/>
                <w:szCs w:val="20"/>
              </w:rPr>
              <w:t>, Stage-Gates, automatisierte Prüfungen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3EE72F" w14:textId="77777777" w:rsidR="0021662D" w:rsidRDefault="0021662D" w:rsidP="00290986"/>
        </w:tc>
      </w:tr>
      <w:tr w:rsidR="0021662D" w14:paraId="6779210D"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16E4E3" w14:textId="77777777" w:rsidR="0021662D" w:rsidRDefault="0021662D" w:rsidP="00290986">
            <w:r>
              <w:rPr>
                <w:sz w:val="20"/>
                <w:szCs w:val="20"/>
              </w:rPr>
              <w:t xml:space="preserve">  5.4.2 Policy-</w:t>
            </w:r>
            <w:proofErr w:type="spellStart"/>
            <w:r>
              <w:rPr>
                <w:sz w:val="20"/>
                <w:szCs w:val="20"/>
              </w:rPr>
              <w:t>as</w:t>
            </w:r>
            <w:proofErr w:type="spellEnd"/>
            <w:r>
              <w:rPr>
                <w:sz w:val="20"/>
                <w:szCs w:val="20"/>
              </w:rPr>
              <w:t>-Code Integration</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579382" w14:textId="77777777" w:rsidR="0021662D" w:rsidRDefault="0021662D" w:rsidP="00290986">
            <w:r>
              <w:rPr>
                <w:sz w:val="20"/>
                <w:szCs w:val="20"/>
              </w:rPr>
              <w:t>OPA/Rego, Policy-Bundles, Entscheidungsprotokollierung</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C2C129" w14:textId="77777777" w:rsidR="0021662D" w:rsidRDefault="0021662D" w:rsidP="00290986"/>
        </w:tc>
      </w:tr>
      <w:tr w:rsidR="0021662D" w14:paraId="20785275"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F5E3CA" w14:textId="77777777" w:rsidR="0021662D" w:rsidRDefault="0021662D" w:rsidP="00290986">
            <w:r>
              <w:rPr>
                <w:sz w:val="20"/>
                <w:szCs w:val="20"/>
              </w:rPr>
              <w:t xml:space="preserve">5.5 </w:t>
            </w:r>
            <w:proofErr w:type="spellStart"/>
            <w:r>
              <w:rPr>
                <w:sz w:val="20"/>
                <w:szCs w:val="20"/>
              </w:rPr>
              <w:t>Evidence</w:t>
            </w:r>
            <w:proofErr w:type="spellEnd"/>
            <w:r>
              <w:rPr>
                <w:sz w:val="20"/>
                <w:szCs w:val="20"/>
              </w:rPr>
              <w:t>- und Audit-Logik</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307DB8" w14:textId="77777777" w:rsidR="0021662D" w:rsidRDefault="0021662D" w:rsidP="00290986">
            <w:proofErr w:type="spellStart"/>
            <w:r>
              <w:rPr>
                <w:sz w:val="20"/>
                <w:szCs w:val="20"/>
              </w:rPr>
              <w:t>Evidence</w:t>
            </w:r>
            <w:proofErr w:type="spellEnd"/>
            <w:r>
              <w:rPr>
                <w:sz w:val="20"/>
                <w:szCs w:val="20"/>
              </w:rPr>
              <w:t xml:space="preserve"> Store, </w:t>
            </w:r>
            <w:proofErr w:type="spellStart"/>
            <w:r>
              <w:rPr>
                <w:sz w:val="20"/>
                <w:szCs w:val="20"/>
              </w:rPr>
              <w:t>Immutability</w:t>
            </w:r>
            <w:proofErr w:type="spellEnd"/>
            <w:r>
              <w:rPr>
                <w:sz w:val="20"/>
                <w:szCs w:val="20"/>
              </w:rPr>
              <w:t>, Audit-</w:t>
            </w:r>
            <w:proofErr w:type="spellStart"/>
            <w:r>
              <w:rPr>
                <w:sz w:val="20"/>
                <w:szCs w:val="20"/>
              </w:rPr>
              <w:t>Readiness</w:t>
            </w:r>
            <w:proofErr w:type="spell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53E4AC" w14:textId="77777777" w:rsidR="0021662D" w:rsidRDefault="0021662D" w:rsidP="00290986">
            <w:r>
              <w:rPr>
                <w:sz w:val="20"/>
                <w:szCs w:val="20"/>
              </w:rPr>
              <w:t>S4 (USP)</w:t>
            </w:r>
          </w:p>
        </w:tc>
      </w:tr>
      <w:tr w:rsidR="0021662D" w14:paraId="615C68AC"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002048" w14:textId="77777777" w:rsidR="0021662D" w:rsidRDefault="0021662D" w:rsidP="00290986">
            <w:r>
              <w:rPr>
                <w:sz w:val="20"/>
                <w:szCs w:val="20"/>
              </w:rPr>
              <w:t xml:space="preserve">  5.5.1 </w:t>
            </w:r>
            <w:proofErr w:type="spellStart"/>
            <w:r>
              <w:rPr>
                <w:sz w:val="20"/>
                <w:szCs w:val="20"/>
              </w:rPr>
              <w:t>Evidence-Persistierung</w:t>
            </w:r>
            <w:proofErr w:type="spellEnd"/>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E33276" w14:textId="77777777" w:rsidR="0021662D" w:rsidRDefault="0021662D" w:rsidP="00290986">
            <w:proofErr w:type="spellStart"/>
            <w:r>
              <w:rPr>
                <w:sz w:val="20"/>
                <w:szCs w:val="20"/>
              </w:rPr>
              <w:t>Immutable</w:t>
            </w:r>
            <w:proofErr w:type="spellEnd"/>
            <w:r>
              <w:rPr>
                <w:sz w:val="20"/>
                <w:szCs w:val="20"/>
              </w:rPr>
              <w:t xml:space="preserve"> Storage, Versionierung, Retention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13BD93" w14:textId="77777777" w:rsidR="0021662D" w:rsidRDefault="0021662D" w:rsidP="00290986"/>
        </w:tc>
      </w:tr>
      <w:tr w:rsidR="0021662D" w14:paraId="75C73801"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87822" w14:textId="77777777" w:rsidR="0021662D" w:rsidRDefault="0021662D" w:rsidP="00290986">
            <w:r>
              <w:rPr>
                <w:sz w:val="20"/>
                <w:szCs w:val="20"/>
              </w:rPr>
              <w:t xml:space="preserve">  5.5.2 Audit-Trail und Nachweiskette</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958E89" w14:textId="77777777" w:rsidR="0021662D" w:rsidRDefault="0021662D" w:rsidP="00290986">
            <w:proofErr w:type="spellStart"/>
            <w:r>
              <w:rPr>
                <w:sz w:val="20"/>
                <w:szCs w:val="20"/>
              </w:rPr>
              <w:t>Traceability</w:t>
            </w:r>
            <w:proofErr w:type="spellEnd"/>
            <w:r>
              <w:rPr>
                <w:sz w:val="20"/>
                <w:szCs w:val="20"/>
              </w:rPr>
              <w:t xml:space="preserve">: R → DP → Gate → </w:t>
            </w:r>
            <w:proofErr w:type="spellStart"/>
            <w:r>
              <w:rPr>
                <w:sz w:val="20"/>
                <w:szCs w:val="20"/>
              </w:rPr>
              <w:t>Evidence</w:t>
            </w:r>
            <w:proofErr w:type="spell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8A03F9" w14:textId="77777777" w:rsidR="0021662D" w:rsidRDefault="0021662D" w:rsidP="00290986"/>
        </w:tc>
      </w:tr>
      <w:tr w:rsidR="0021662D" w14:paraId="2CE0BFDD"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BC6251" w14:textId="77777777" w:rsidR="0021662D" w:rsidRDefault="0021662D" w:rsidP="00290986">
            <w:r>
              <w:rPr>
                <w:sz w:val="20"/>
                <w:szCs w:val="20"/>
              </w:rPr>
              <w:t>5.6 Prototypische Instanziierung (PoC)</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14A31B" w14:textId="77777777" w:rsidR="0021662D" w:rsidRDefault="0021662D" w:rsidP="00290986">
            <w:r>
              <w:rPr>
                <w:sz w:val="20"/>
                <w:szCs w:val="20"/>
              </w:rPr>
              <w:t xml:space="preserve">Azure-Stack, </w:t>
            </w:r>
            <w:proofErr w:type="spellStart"/>
            <w:r>
              <w:rPr>
                <w:sz w:val="20"/>
                <w:szCs w:val="20"/>
              </w:rPr>
              <w:t>Healthcare</w:t>
            </w:r>
            <w:proofErr w:type="spellEnd"/>
            <w:r>
              <w:rPr>
                <w:sz w:val="20"/>
                <w:szCs w:val="20"/>
              </w:rPr>
              <w:t>-Szenario, 2. Iteration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C20905" w14:textId="77777777" w:rsidR="0021662D" w:rsidRDefault="0021662D" w:rsidP="00290986">
            <w:r>
              <w:rPr>
                <w:sz w:val="20"/>
                <w:szCs w:val="20"/>
              </w:rPr>
              <w:t>Alle</w:t>
            </w:r>
          </w:p>
        </w:tc>
      </w:tr>
    </w:tbl>
    <w:p w14:paraId="30687DD8" w14:textId="22BBD5DC" w:rsidR="00166F27" w:rsidRDefault="0021662D" w:rsidP="00243214">
      <w:pPr>
        <w:spacing w:before="120" w:after="240" w:line="360" w:lineRule="auto"/>
        <w:jc w:val="both"/>
      </w:pPr>
      <w:r>
        <w:rPr>
          <w:i/>
          <w:iCs/>
          <w:sz w:val="20"/>
          <w:szCs w:val="20"/>
        </w:rPr>
        <w:t xml:space="preserve">Tabelle 4: </w:t>
      </w:r>
      <w:proofErr w:type="gramStart"/>
      <w:r>
        <w:rPr>
          <w:i/>
          <w:iCs/>
          <w:sz w:val="20"/>
          <w:szCs w:val="20"/>
        </w:rPr>
        <w:t>Gliederung</w:t>
      </w:r>
      <w:proofErr w:type="gramEnd"/>
      <w:r>
        <w:rPr>
          <w:i/>
          <w:iCs/>
          <w:sz w:val="20"/>
          <w:szCs w:val="20"/>
        </w:rPr>
        <w:t xml:space="preserve"> Kapitel 5 – Entwicklung der Referenzarchitektur</w:t>
      </w:r>
      <w:bookmarkStart w:id="31" w:name="_Toc223083284"/>
    </w:p>
    <w:p w14:paraId="731165B7" w14:textId="45FA5A56" w:rsidR="0021662D" w:rsidRDefault="0021662D" w:rsidP="00F53282">
      <w:pPr>
        <w:pStyle w:val="berschrift2"/>
      </w:pPr>
      <w:bookmarkStart w:id="32" w:name="_Toc223145436"/>
      <w:r>
        <w:t>6 Evaluation</w:t>
      </w:r>
      <w:bookmarkEnd w:id="32"/>
      <w:r>
        <w:t xml:space="preserve"> </w:t>
      </w:r>
      <w:bookmarkEnd w:id="31"/>
    </w:p>
    <w:p w14:paraId="7D78118A" w14:textId="77777777" w:rsidR="0021662D" w:rsidRPr="00FC2FC8" w:rsidRDefault="0021662D" w:rsidP="0021662D">
      <w:pPr>
        <w:spacing w:after="200" w:line="360" w:lineRule="auto"/>
        <w:jc w:val="both"/>
        <w:rPr>
          <w:rFonts w:ascii="Arial" w:hAnsi="Arial" w:cs="Arial"/>
        </w:rPr>
      </w:pPr>
      <w:r>
        <w:rPr>
          <w:rFonts w:ascii="Arial" w:hAnsi="Arial" w:cs="Arial"/>
        </w:rPr>
        <w:t>Kapitel 6 beantwortet RQ3 und bildet den Rigor-Cycle ab. Die Evaluation folgt einem dreistufigen Design, das Vollständigkeit, Machbarkeit und Praxistauglichkeit des Artefakts prüft: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6"/>
        <w:gridCol w:w="4511"/>
        <w:gridCol w:w="1623"/>
      </w:tblGrid>
      <w:tr w:rsidR="0021662D" w14:paraId="18807AE4" w14:textId="77777777" w:rsidTr="00290986">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245E947" w14:textId="77777777" w:rsidR="0021662D" w:rsidRDefault="0021662D" w:rsidP="00290986">
            <w:r>
              <w:rPr>
                <w:b/>
                <w:bCs/>
                <w:sz w:val="20"/>
                <w:szCs w:val="20"/>
              </w:rPr>
              <w:t>Abschnitt</w:t>
            </w:r>
          </w:p>
        </w:tc>
        <w:tc>
          <w:tcPr>
            <w:tcW w:w="457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F12EBEF" w14:textId="77777777" w:rsidR="0021662D" w:rsidRDefault="0021662D" w:rsidP="00290986">
            <w:r>
              <w:rPr>
                <w:b/>
                <w:bCs/>
                <w:sz w:val="20"/>
                <w:szCs w:val="20"/>
              </w:rPr>
              <w:t>Inhalt</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3F210F0" w14:textId="77777777" w:rsidR="0021662D" w:rsidRDefault="0021662D" w:rsidP="00290986">
            <w:r>
              <w:rPr>
                <w:b/>
                <w:bCs/>
                <w:sz w:val="20"/>
                <w:szCs w:val="20"/>
              </w:rPr>
              <w:t>Evaluationsstufe</w:t>
            </w:r>
          </w:p>
        </w:tc>
      </w:tr>
      <w:tr w:rsidR="0021662D" w14:paraId="00B55F99"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F73D0B" w14:textId="77777777" w:rsidR="0021662D" w:rsidRDefault="0021662D" w:rsidP="00290986">
            <w:r>
              <w:rPr>
                <w:sz w:val="20"/>
                <w:szCs w:val="20"/>
              </w:rPr>
              <w:t>6.1 Evaluationsrahmen und Kriterien</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ED9C07" w14:textId="77777777" w:rsidR="0021662D" w:rsidRDefault="0021662D" w:rsidP="00290986">
            <w:r>
              <w:rPr>
                <w:sz w:val="20"/>
                <w:szCs w:val="20"/>
              </w:rPr>
              <w:t>Übersicht Evaluationsdesign, Kriterien pro Gate-Dimension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876187" w14:textId="77777777" w:rsidR="0021662D" w:rsidRDefault="0021662D" w:rsidP="00290986">
            <w:r>
              <w:rPr>
                <w:sz w:val="20"/>
                <w:szCs w:val="20"/>
              </w:rPr>
              <w:t>—</w:t>
            </w:r>
          </w:p>
        </w:tc>
      </w:tr>
      <w:tr w:rsidR="0021662D" w14:paraId="443FD6F2"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21251B" w14:textId="77777777" w:rsidR="0021662D" w:rsidRDefault="0021662D" w:rsidP="00290986">
            <w:r>
              <w:rPr>
                <w:sz w:val="20"/>
                <w:szCs w:val="20"/>
              </w:rPr>
              <w:t>6.2 Requirements-Coverage-Matrix</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996351" w14:textId="77777777" w:rsidR="0021662D" w:rsidRDefault="0021662D" w:rsidP="00290986">
            <w:r>
              <w:rPr>
                <w:sz w:val="20"/>
                <w:szCs w:val="20"/>
              </w:rPr>
              <w:t>R1–</w:t>
            </w:r>
            <w:proofErr w:type="spellStart"/>
            <w:r>
              <w:rPr>
                <w:sz w:val="20"/>
                <w:szCs w:val="20"/>
              </w:rPr>
              <w:t>Rn</w:t>
            </w:r>
            <w:proofErr w:type="spellEnd"/>
            <w:r>
              <w:rPr>
                <w:sz w:val="20"/>
                <w:szCs w:val="20"/>
              </w:rPr>
              <w:t xml:space="preserve"> → Architekturkomponenten, Vollständigkeitsprüfung</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83C595" w14:textId="77777777" w:rsidR="0021662D" w:rsidRDefault="0021662D" w:rsidP="00290986">
            <w:r>
              <w:rPr>
                <w:sz w:val="20"/>
                <w:szCs w:val="20"/>
              </w:rPr>
              <w:t>(a) Coverage</w:t>
            </w:r>
          </w:p>
        </w:tc>
      </w:tr>
      <w:tr w:rsidR="0021662D" w14:paraId="658E8572"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25D874" w14:textId="77777777" w:rsidR="0021662D" w:rsidRDefault="0021662D" w:rsidP="00290986">
            <w:r>
              <w:rPr>
                <w:sz w:val="20"/>
                <w:szCs w:val="20"/>
              </w:rPr>
              <w:t>6.3 PoC-Walkthrough</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EDD27A" w14:textId="77777777" w:rsidR="0021662D" w:rsidRDefault="0021662D" w:rsidP="00290986">
            <w:r>
              <w:rPr>
                <w:sz w:val="20"/>
                <w:szCs w:val="20"/>
              </w:rPr>
              <w:t>Szenarien-basierte Demonstration, Evidenzgenerierung, Gate-Durchläufe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B06139" w14:textId="77777777" w:rsidR="0021662D" w:rsidRDefault="0021662D" w:rsidP="00290986">
            <w:r>
              <w:rPr>
                <w:sz w:val="20"/>
                <w:szCs w:val="20"/>
              </w:rPr>
              <w:t>(b) Walkthrough</w:t>
            </w:r>
          </w:p>
        </w:tc>
      </w:tr>
      <w:tr w:rsidR="0021662D" w14:paraId="4EAA0A9F"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A25A08" w14:textId="77777777" w:rsidR="0021662D" w:rsidRDefault="0021662D" w:rsidP="00290986">
            <w:r>
              <w:rPr>
                <w:sz w:val="20"/>
                <w:szCs w:val="20"/>
              </w:rPr>
              <w:t>6.4 Expert-Reviews</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64A2CD" w14:textId="77777777" w:rsidR="0021662D" w:rsidRDefault="0021662D" w:rsidP="00290986">
            <w:del w:id="33" w:author="Claude" w:date="2026-02-28T00:00:00Z">
              <w:r>
                <w:rPr>
                  <w:sz w:val="20"/>
                  <w:szCs w:val="20"/>
                </w:rPr>
                <w:delText>Leitfadeninterviews (n≥3), qualitative Auswertung</w:delText>
              </w:r>
            </w:del>
            <w:r>
              <w:rPr>
                <w:sz w:val="20"/>
                <w:szCs w:val="20"/>
              </w:rPr>
              <w:t>Leitfadeninterviews (n≥4), qualitative Auswertung</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C6474D" w14:textId="77777777" w:rsidR="0021662D" w:rsidRDefault="0021662D" w:rsidP="00290986">
            <w:r>
              <w:rPr>
                <w:sz w:val="20"/>
                <w:szCs w:val="20"/>
              </w:rPr>
              <w:t>(c) Expert</w:t>
            </w:r>
          </w:p>
        </w:tc>
      </w:tr>
      <w:tr w:rsidR="0021662D" w14:paraId="12A3DF4A"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6651B2" w14:textId="77777777" w:rsidR="0021662D" w:rsidRDefault="0021662D" w:rsidP="00290986">
            <w:r>
              <w:rPr>
                <w:sz w:val="20"/>
                <w:szCs w:val="20"/>
              </w:rPr>
              <w:t>6.5 Synthese und Bewertung</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5914FF" w14:textId="77777777" w:rsidR="0021662D" w:rsidRDefault="0021662D" w:rsidP="00290986">
            <w:r>
              <w:rPr>
                <w:sz w:val="20"/>
                <w:szCs w:val="20"/>
              </w:rPr>
              <w:t>Triangulation der Ergebnisse, Stärken/Schwächen/Anpassungsbedarfe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8753B9" w14:textId="77777777" w:rsidR="0021662D" w:rsidRDefault="0021662D" w:rsidP="00290986">
            <w:r>
              <w:rPr>
                <w:sz w:val="20"/>
                <w:szCs w:val="20"/>
              </w:rPr>
              <w:t>Gesamt</w:t>
            </w:r>
          </w:p>
        </w:tc>
      </w:tr>
    </w:tbl>
    <w:p w14:paraId="33B9CFC2" w14:textId="77777777" w:rsidR="00606C6A" w:rsidRDefault="0021662D" w:rsidP="008551F0">
      <w:pPr>
        <w:spacing w:before="120" w:after="240" w:line="360" w:lineRule="auto"/>
        <w:jc w:val="both"/>
      </w:pPr>
      <w:r>
        <w:rPr>
          <w:i/>
          <w:iCs/>
          <w:sz w:val="20"/>
          <w:szCs w:val="20"/>
        </w:rPr>
        <w:t xml:space="preserve">Tabelle 5: </w:t>
      </w:r>
      <w:proofErr w:type="gramStart"/>
      <w:r>
        <w:rPr>
          <w:i/>
          <w:iCs/>
          <w:sz w:val="20"/>
          <w:szCs w:val="20"/>
        </w:rPr>
        <w:t>Gliederung</w:t>
      </w:r>
      <w:proofErr w:type="gramEnd"/>
      <w:r>
        <w:rPr>
          <w:i/>
          <w:iCs/>
          <w:sz w:val="20"/>
          <w:szCs w:val="20"/>
        </w:rPr>
        <w:t xml:space="preserve"> Kapitel 6 – Evaluation</w:t>
      </w:r>
      <w:bookmarkStart w:id="34" w:name="_Toc223083285"/>
    </w:p>
    <w:p w14:paraId="105D78E5" w14:textId="77777777" w:rsidR="00EB6F51" w:rsidRDefault="00EB6F51" w:rsidP="00F53282">
      <w:pPr>
        <w:pStyle w:val="berschrift2"/>
      </w:pPr>
      <w:bookmarkStart w:id="35" w:name="_Toc223145437"/>
    </w:p>
    <w:p w14:paraId="71CFC36E" w14:textId="77777777" w:rsidR="00243214" w:rsidRDefault="00243214" w:rsidP="00F53282">
      <w:pPr>
        <w:pStyle w:val="berschrift2"/>
      </w:pPr>
    </w:p>
    <w:p w14:paraId="07B76CCC" w14:textId="77777777" w:rsidR="00243214" w:rsidRDefault="00243214" w:rsidP="00F53282">
      <w:pPr>
        <w:pStyle w:val="berschrift2"/>
      </w:pPr>
    </w:p>
    <w:p w14:paraId="7A640FF4" w14:textId="03DEAB47" w:rsidR="0021662D" w:rsidRDefault="0021662D" w:rsidP="00F53282">
      <w:pPr>
        <w:pStyle w:val="berschrift2"/>
      </w:pPr>
      <w:r>
        <w:lastRenderedPageBreak/>
        <w:t>7-8 Diskussion und Fazit</w:t>
      </w:r>
      <w:bookmarkEnd w:id="35"/>
      <w:r>
        <w:t xml:space="preserve"> </w:t>
      </w:r>
      <w:bookmarkEnd w:id="34"/>
    </w:p>
    <w:p w14:paraId="6BC4F29B" w14:textId="77777777" w:rsidR="0021662D" w:rsidRPr="00FC2FC8" w:rsidRDefault="0021662D" w:rsidP="0021662D">
      <w:pPr>
        <w:spacing w:after="200" w:line="360" w:lineRule="auto"/>
        <w:jc w:val="both"/>
        <w:rPr>
          <w:rFonts w:ascii="Arial" w:hAnsi="Arial" w:cs="Arial"/>
        </w:rPr>
      </w:pPr>
      <w:r>
        <w:rPr>
          <w:rFonts w:ascii="Arial" w:hAnsi="Arial" w:cs="Arial"/>
        </w:rPr>
        <w:t>Kapitel 7 diskutiert den wissenschaftlichen Beitrag (formalisierte Integration: Rekonfiguration, Formalisierung, Kontextualisierung), ordnet die Ergebnisse in die Knowledge Base ein (</w:t>
      </w:r>
      <w:proofErr w:type="spellStart"/>
      <w:r>
        <w:rPr>
          <w:rFonts w:ascii="Arial" w:hAnsi="Arial" w:cs="Arial"/>
        </w:rPr>
        <w:t>Hevner</w:t>
      </w:r>
      <w:proofErr w:type="spellEnd"/>
      <w:r>
        <w:rPr>
          <w:rFonts w:ascii="Arial" w:hAnsi="Arial" w:cs="Arial"/>
        </w:rPr>
        <w:t xml:space="preserve"> Guideline G7), identifiziert Limitationen und formuliert Implikationen für Praxis und Forschung. Kapitel 8 fasst die Ergebnisse zusammen, bewertet den Zielerreichungsgrad und gibt einen Ausblick auf weiterführende Forschung.</w:t>
      </w:r>
    </w:p>
    <w:p w14:paraId="7D9C24F5" w14:textId="77777777" w:rsidR="0021662D" w:rsidRDefault="0021662D">
      <w:pPr>
        <w:spacing w:after="200" w:line="360" w:lineRule="auto"/>
      </w:pPr>
    </w:p>
    <w:p w14:paraId="6A42C68F" w14:textId="77777777" w:rsidR="00691DC1" w:rsidRDefault="00340877">
      <w:r>
        <w:br w:type="page"/>
      </w:r>
    </w:p>
    <w:p w14:paraId="1EC84A05" w14:textId="77777777" w:rsidR="00691DC1" w:rsidRDefault="00340877" w:rsidP="00D306B0">
      <w:pPr>
        <w:pStyle w:val="berschrift1"/>
      </w:pPr>
      <w:bookmarkStart w:id="36" w:name="_Toc223145438"/>
      <w:r>
        <w:lastRenderedPageBreak/>
        <w:t>Literaturverzeichnis</w:t>
      </w:r>
      <w:bookmarkEnd w:id="36"/>
    </w:p>
    <w:p w14:paraId="04CC7524" w14:textId="77777777" w:rsidR="00691DC1" w:rsidRPr="006A7679" w:rsidRDefault="00340877" w:rsidP="006A7679">
      <w:pPr>
        <w:spacing w:after="200" w:line="276" w:lineRule="auto"/>
        <w:ind w:hanging="426"/>
        <w:jc w:val="both"/>
        <w:rPr>
          <w:sz w:val="21"/>
          <w:szCs w:val="22"/>
        </w:rPr>
      </w:pPr>
      <w:proofErr w:type="spellStart"/>
      <w:r>
        <w:rPr>
          <w:szCs w:val="22"/>
        </w:rPr>
        <w:t>Alugunuri</w:t>
      </w:r>
      <w:proofErr w:type="spellEnd"/>
      <w:r>
        <w:rPr>
          <w:szCs w:val="22"/>
        </w:rPr>
        <w:t xml:space="preserve">, N. (2022). Policy-Driven Infrastructure Automation </w:t>
      </w:r>
      <w:proofErr w:type="spellStart"/>
      <w:r>
        <w:rPr>
          <w:szCs w:val="22"/>
        </w:rPr>
        <w:t>for</w:t>
      </w:r>
      <w:proofErr w:type="spellEnd"/>
      <w:r>
        <w:rPr>
          <w:szCs w:val="22"/>
        </w:rPr>
        <w:t xml:space="preserve"> Microservices: A Unified Framework </w:t>
      </w:r>
      <w:proofErr w:type="spellStart"/>
      <w:r>
        <w:rPr>
          <w:szCs w:val="22"/>
        </w:rPr>
        <w:t>Combining</w:t>
      </w:r>
      <w:proofErr w:type="spellEnd"/>
      <w:r>
        <w:rPr>
          <w:szCs w:val="22"/>
        </w:rPr>
        <w:t xml:space="preserve"> Infrastructure </w:t>
      </w:r>
      <w:proofErr w:type="spellStart"/>
      <w:r>
        <w:rPr>
          <w:szCs w:val="22"/>
        </w:rPr>
        <w:t>as</w:t>
      </w:r>
      <w:proofErr w:type="spellEnd"/>
      <w:r>
        <w:rPr>
          <w:szCs w:val="22"/>
        </w:rPr>
        <w:t xml:space="preserve"> Code and Policy </w:t>
      </w:r>
      <w:proofErr w:type="spellStart"/>
      <w:r>
        <w:rPr>
          <w:szCs w:val="22"/>
        </w:rPr>
        <w:t>as</w:t>
      </w:r>
      <w:proofErr w:type="spellEnd"/>
      <w:r>
        <w:rPr>
          <w:szCs w:val="22"/>
        </w:rPr>
        <w:t xml:space="preserve"> Code in Cloud-Native Environments. </w:t>
      </w:r>
      <w:r>
        <w:rPr>
          <w:i/>
          <w:iCs/>
          <w:szCs w:val="22"/>
        </w:rPr>
        <w:t>International Journal on Science and Technology</w:t>
      </w:r>
      <w:r>
        <w:rPr>
          <w:szCs w:val="22"/>
        </w:rPr>
        <w:t>, 13(3), 5966. https://doi.org/10.71097/IJSAT.v13.i3.5966</w:t>
      </w:r>
    </w:p>
    <w:p w14:paraId="32B698F5" w14:textId="77777777" w:rsidR="00691DC1" w:rsidRPr="006A7679" w:rsidRDefault="00340877" w:rsidP="006A7679">
      <w:pPr>
        <w:spacing w:after="200" w:line="276" w:lineRule="auto"/>
        <w:ind w:hanging="426"/>
        <w:jc w:val="both"/>
        <w:rPr>
          <w:sz w:val="21"/>
          <w:szCs w:val="22"/>
        </w:rPr>
      </w:pPr>
      <w:proofErr w:type="spellStart"/>
      <w:r>
        <w:rPr>
          <w:szCs w:val="22"/>
        </w:rPr>
        <w:t>Blancato</w:t>
      </w:r>
      <w:proofErr w:type="spellEnd"/>
      <w:r>
        <w:rPr>
          <w:szCs w:val="22"/>
        </w:rPr>
        <w:t xml:space="preserve">, F. G. (2024). The </w:t>
      </w:r>
      <w:proofErr w:type="spellStart"/>
      <w:r>
        <w:rPr>
          <w:szCs w:val="22"/>
        </w:rPr>
        <w:t>cloud</w:t>
      </w:r>
      <w:proofErr w:type="spellEnd"/>
      <w:r>
        <w:rPr>
          <w:szCs w:val="22"/>
        </w:rPr>
        <w:t xml:space="preserve"> </w:t>
      </w:r>
      <w:proofErr w:type="spellStart"/>
      <w:r>
        <w:rPr>
          <w:szCs w:val="22"/>
        </w:rPr>
        <w:t>sovereignty</w:t>
      </w:r>
      <w:proofErr w:type="spellEnd"/>
      <w:r>
        <w:rPr>
          <w:szCs w:val="22"/>
        </w:rPr>
        <w:t xml:space="preserve"> </w:t>
      </w:r>
      <w:proofErr w:type="spellStart"/>
      <w:r>
        <w:rPr>
          <w:szCs w:val="22"/>
        </w:rPr>
        <w:t>nexus</w:t>
      </w:r>
      <w:proofErr w:type="spellEnd"/>
      <w:r>
        <w:rPr>
          <w:szCs w:val="22"/>
        </w:rPr>
        <w:t xml:space="preserve">: How </w:t>
      </w:r>
      <w:proofErr w:type="spellStart"/>
      <w:r>
        <w:rPr>
          <w:szCs w:val="22"/>
        </w:rPr>
        <w:t>the</w:t>
      </w:r>
      <w:proofErr w:type="spellEnd"/>
      <w:r>
        <w:rPr>
          <w:szCs w:val="22"/>
        </w:rPr>
        <w:t xml:space="preserve"> European Union </w:t>
      </w:r>
      <w:proofErr w:type="spellStart"/>
      <w:r>
        <w:rPr>
          <w:szCs w:val="22"/>
        </w:rPr>
        <w:t>seeks</w:t>
      </w:r>
      <w:proofErr w:type="spellEnd"/>
      <w:r>
        <w:rPr>
          <w:szCs w:val="22"/>
        </w:rPr>
        <w:t xml:space="preserve"> </w:t>
      </w:r>
      <w:proofErr w:type="spellStart"/>
      <w:r>
        <w:rPr>
          <w:szCs w:val="22"/>
        </w:rPr>
        <w:t>to</w:t>
      </w:r>
      <w:proofErr w:type="spellEnd"/>
      <w:r>
        <w:rPr>
          <w:szCs w:val="22"/>
        </w:rPr>
        <w:t xml:space="preserve"> reverse </w:t>
      </w:r>
      <w:proofErr w:type="spellStart"/>
      <w:r>
        <w:rPr>
          <w:szCs w:val="22"/>
        </w:rPr>
        <w:t>strategic</w:t>
      </w:r>
      <w:proofErr w:type="spellEnd"/>
      <w:r>
        <w:rPr>
          <w:szCs w:val="22"/>
        </w:rPr>
        <w:t xml:space="preserve"> </w:t>
      </w:r>
      <w:proofErr w:type="spellStart"/>
      <w:r>
        <w:rPr>
          <w:szCs w:val="22"/>
        </w:rPr>
        <w:t>dependencies</w:t>
      </w:r>
      <w:proofErr w:type="spellEnd"/>
      <w:r>
        <w:rPr>
          <w:szCs w:val="22"/>
        </w:rPr>
        <w:t xml:space="preserve"> in </w:t>
      </w:r>
      <w:proofErr w:type="spellStart"/>
      <w:r>
        <w:rPr>
          <w:szCs w:val="22"/>
        </w:rPr>
        <w:t>its</w:t>
      </w:r>
      <w:proofErr w:type="spellEnd"/>
      <w:r>
        <w:rPr>
          <w:szCs w:val="22"/>
        </w:rPr>
        <w:t xml:space="preserve"> digital </w:t>
      </w:r>
      <w:proofErr w:type="spellStart"/>
      <w:r>
        <w:rPr>
          <w:szCs w:val="22"/>
        </w:rPr>
        <w:t>ecosystem</w:t>
      </w:r>
      <w:proofErr w:type="spellEnd"/>
      <w:r>
        <w:rPr>
          <w:szCs w:val="22"/>
        </w:rPr>
        <w:t xml:space="preserve">. </w:t>
      </w:r>
      <w:r>
        <w:rPr>
          <w:i/>
          <w:iCs/>
          <w:szCs w:val="22"/>
        </w:rPr>
        <w:t>Policy &amp; Internet</w:t>
      </w:r>
      <w:r>
        <w:rPr>
          <w:szCs w:val="22"/>
        </w:rPr>
        <w:t>, 16(1), 12–30. https://doi.org/10.1002/poi3.358</w:t>
      </w:r>
    </w:p>
    <w:p w14:paraId="2216AF4B" w14:textId="77777777" w:rsidR="00691DC1" w:rsidRPr="006A7679" w:rsidRDefault="00340877" w:rsidP="006A7679">
      <w:pPr>
        <w:spacing w:after="200" w:line="276" w:lineRule="auto"/>
        <w:ind w:hanging="426"/>
        <w:jc w:val="both"/>
        <w:rPr>
          <w:sz w:val="21"/>
          <w:szCs w:val="22"/>
        </w:rPr>
      </w:pPr>
      <w:r>
        <w:rPr>
          <w:szCs w:val="22"/>
        </w:rPr>
        <w:t xml:space="preserve">Burns, F., </w:t>
      </w:r>
      <w:proofErr w:type="spellStart"/>
      <w:r>
        <w:rPr>
          <w:szCs w:val="22"/>
        </w:rPr>
        <w:t>Edelberg</w:t>
      </w:r>
      <w:proofErr w:type="spellEnd"/>
      <w:r>
        <w:rPr>
          <w:szCs w:val="22"/>
        </w:rPr>
        <w:t xml:space="preserve">, J., </w:t>
      </w:r>
      <w:proofErr w:type="spellStart"/>
      <w:r>
        <w:rPr>
          <w:szCs w:val="22"/>
        </w:rPr>
        <w:t>Kuivanen</w:t>
      </w:r>
      <w:proofErr w:type="spellEnd"/>
      <w:r>
        <w:rPr>
          <w:szCs w:val="22"/>
        </w:rPr>
        <w:t xml:space="preserve">, P., Tuomi, E., </w:t>
      </w:r>
      <w:proofErr w:type="spellStart"/>
      <w:r>
        <w:rPr>
          <w:szCs w:val="22"/>
        </w:rPr>
        <w:t>Ylimaa</w:t>
      </w:r>
      <w:proofErr w:type="spellEnd"/>
      <w:r>
        <w:rPr>
          <w:szCs w:val="22"/>
        </w:rPr>
        <w:t xml:space="preserve">, J., &amp; </w:t>
      </w:r>
      <w:proofErr w:type="spellStart"/>
      <w:r>
        <w:rPr>
          <w:szCs w:val="22"/>
        </w:rPr>
        <w:t>Tikanmäki</w:t>
      </w:r>
      <w:proofErr w:type="spellEnd"/>
      <w:r>
        <w:rPr>
          <w:szCs w:val="22"/>
        </w:rPr>
        <w:t xml:space="preserve">, I. (2025). AI </w:t>
      </w:r>
      <w:proofErr w:type="spellStart"/>
      <w:r>
        <w:rPr>
          <w:szCs w:val="22"/>
        </w:rPr>
        <w:t>Governance</w:t>
      </w:r>
      <w:proofErr w:type="spellEnd"/>
      <w:r>
        <w:rPr>
          <w:szCs w:val="22"/>
        </w:rPr>
        <w:t xml:space="preserve">: </w:t>
      </w:r>
      <w:proofErr w:type="spellStart"/>
      <w:r>
        <w:rPr>
          <w:szCs w:val="22"/>
        </w:rPr>
        <w:t>Achieving</w:t>
      </w:r>
      <w:proofErr w:type="spellEnd"/>
      <w:r>
        <w:rPr>
          <w:szCs w:val="22"/>
        </w:rPr>
        <w:t xml:space="preserve"> EU AI Act Compliance in </w:t>
      </w:r>
      <w:proofErr w:type="spellStart"/>
      <w:r>
        <w:rPr>
          <w:szCs w:val="22"/>
        </w:rPr>
        <w:t>the</w:t>
      </w:r>
      <w:proofErr w:type="spellEnd"/>
      <w:r>
        <w:rPr>
          <w:szCs w:val="22"/>
        </w:rPr>
        <w:t xml:space="preserve"> Dynamo Project. In </w:t>
      </w:r>
      <w:r>
        <w:rPr>
          <w:i/>
          <w:iCs/>
          <w:szCs w:val="22"/>
        </w:rPr>
        <w:t xml:space="preserve">The Proceedings </w:t>
      </w:r>
      <w:proofErr w:type="spellStart"/>
      <w:r>
        <w:rPr>
          <w:i/>
          <w:iCs/>
          <w:szCs w:val="22"/>
        </w:rPr>
        <w:t>of</w:t>
      </w:r>
      <w:proofErr w:type="spellEnd"/>
      <w:r>
        <w:rPr>
          <w:i/>
          <w:iCs/>
          <w:szCs w:val="22"/>
        </w:rPr>
        <w:t xml:space="preserve"> </w:t>
      </w:r>
      <w:proofErr w:type="spellStart"/>
      <w:r>
        <w:rPr>
          <w:i/>
          <w:iCs/>
          <w:szCs w:val="22"/>
        </w:rPr>
        <w:t>the</w:t>
      </w:r>
      <w:proofErr w:type="spellEnd"/>
      <w:r>
        <w:rPr>
          <w:i/>
          <w:iCs/>
          <w:szCs w:val="22"/>
        </w:rPr>
        <w:t xml:space="preserve"> 24th European Conference on </w:t>
      </w:r>
      <w:proofErr w:type="spellStart"/>
      <w:r>
        <w:rPr>
          <w:i/>
          <w:iCs/>
          <w:szCs w:val="22"/>
        </w:rPr>
        <w:t>Cyber</w:t>
      </w:r>
      <w:proofErr w:type="spellEnd"/>
      <w:r>
        <w:rPr>
          <w:i/>
          <w:iCs/>
          <w:szCs w:val="22"/>
        </w:rPr>
        <w:t xml:space="preserve"> Warfare and Security, ECCWS 2025</w:t>
      </w:r>
      <w:r>
        <w:rPr>
          <w:szCs w:val="22"/>
        </w:rPr>
        <w:t xml:space="preserve"> (S. 875–878). https://doi.org/10.34190/eccws.24.1.3378</w:t>
      </w:r>
    </w:p>
    <w:p w14:paraId="5B4FA43D" w14:textId="77777777" w:rsidR="00691DC1" w:rsidRPr="006A7679" w:rsidRDefault="00340877" w:rsidP="006A7679">
      <w:pPr>
        <w:spacing w:after="200" w:line="276" w:lineRule="auto"/>
        <w:ind w:hanging="426"/>
        <w:jc w:val="both"/>
        <w:rPr>
          <w:sz w:val="21"/>
          <w:szCs w:val="22"/>
        </w:rPr>
      </w:pPr>
      <w:r>
        <w:rPr>
          <w:szCs w:val="22"/>
        </w:rPr>
        <w:t>Díaz-De-</w:t>
      </w:r>
      <w:proofErr w:type="spellStart"/>
      <w:r>
        <w:rPr>
          <w:szCs w:val="22"/>
        </w:rPr>
        <w:t>Arcaya</w:t>
      </w:r>
      <w:proofErr w:type="spellEnd"/>
      <w:r>
        <w:rPr>
          <w:szCs w:val="22"/>
        </w:rPr>
        <w:t>, J., Torre-</w:t>
      </w:r>
      <w:proofErr w:type="spellStart"/>
      <w:r>
        <w:rPr>
          <w:szCs w:val="22"/>
        </w:rPr>
        <w:t>Bastida</w:t>
      </w:r>
      <w:proofErr w:type="spellEnd"/>
      <w:r>
        <w:rPr>
          <w:szCs w:val="22"/>
        </w:rPr>
        <w:t xml:space="preserve">, A. I., </w:t>
      </w:r>
      <w:proofErr w:type="spellStart"/>
      <w:r>
        <w:rPr>
          <w:szCs w:val="22"/>
        </w:rPr>
        <w:t>Zárate</w:t>
      </w:r>
      <w:proofErr w:type="spellEnd"/>
      <w:r>
        <w:rPr>
          <w:szCs w:val="22"/>
        </w:rPr>
        <w:t xml:space="preserve">, G., </w:t>
      </w:r>
      <w:proofErr w:type="spellStart"/>
      <w:r>
        <w:rPr>
          <w:szCs w:val="22"/>
        </w:rPr>
        <w:t>Miñón</w:t>
      </w:r>
      <w:proofErr w:type="spellEnd"/>
      <w:r>
        <w:rPr>
          <w:szCs w:val="22"/>
        </w:rPr>
        <w:t xml:space="preserve">, R., &amp; Almeida, A. (2024). </w:t>
      </w:r>
      <w:proofErr w:type="spellStart"/>
      <w:r>
        <w:rPr>
          <w:szCs w:val="22"/>
        </w:rPr>
        <w:t>LLMOps</w:t>
      </w:r>
      <w:proofErr w:type="spellEnd"/>
      <w:r>
        <w:rPr>
          <w:szCs w:val="22"/>
        </w:rPr>
        <w:t xml:space="preserve">: A State </w:t>
      </w:r>
      <w:proofErr w:type="spellStart"/>
      <w:r>
        <w:rPr>
          <w:szCs w:val="22"/>
        </w:rPr>
        <w:t>of</w:t>
      </w:r>
      <w:proofErr w:type="spellEnd"/>
      <w:r>
        <w:rPr>
          <w:szCs w:val="22"/>
        </w:rPr>
        <w:t xml:space="preserve"> </w:t>
      </w:r>
      <w:proofErr w:type="spellStart"/>
      <w:r>
        <w:rPr>
          <w:szCs w:val="22"/>
        </w:rPr>
        <w:t>the</w:t>
      </w:r>
      <w:proofErr w:type="spellEnd"/>
      <w:r>
        <w:rPr>
          <w:szCs w:val="22"/>
        </w:rPr>
        <w:t xml:space="preserve"> Art and </w:t>
      </w:r>
      <w:proofErr w:type="spellStart"/>
      <w:r>
        <w:rPr>
          <w:szCs w:val="22"/>
        </w:rPr>
        <w:t>Comprehensive</w:t>
      </w:r>
      <w:proofErr w:type="spellEnd"/>
      <w:r>
        <w:rPr>
          <w:szCs w:val="22"/>
        </w:rPr>
        <w:t xml:space="preserve"> </w:t>
      </w:r>
      <w:proofErr w:type="spellStart"/>
      <w:r>
        <w:rPr>
          <w:szCs w:val="22"/>
        </w:rPr>
        <w:t>Overview</w:t>
      </w:r>
      <w:proofErr w:type="spellEnd"/>
      <w:r>
        <w:rPr>
          <w:szCs w:val="22"/>
        </w:rPr>
        <w:t xml:space="preserve">. </w:t>
      </w:r>
      <w:proofErr w:type="spellStart"/>
      <w:r>
        <w:rPr>
          <w:szCs w:val="22"/>
        </w:rPr>
        <w:t>arXiv</w:t>
      </w:r>
      <w:proofErr w:type="spellEnd"/>
      <w:r>
        <w:rPr>
          <w:szCs w:val="22"/>
        </w:rPr>
        <w:t xml:space="preserve"> </w:t>
      </w:r>
      <w:proofErr w:type="spellStart"/>
      <w:r>
        <w:rPr>
          <w:szCs w:val="22"/>
        </w:rPr>
        <w:t>preprint</w:t>
      </w:r>
      <w:proofErr w:type="spellEnd"/>
      <w:r>
        <w:rPr>
          <w:szCs w:val="22"/>
        </w:rPr>
        <w:t>, arXiv:2407.11657.</w:t>
      </w:r>
    </w:p>
    <w:p w14:paraId="195CA9C1" w14:textId="77777777" w:rsidR="00691DC1" w:rsidRPr="006A7679" w:rsidRDefault="00340877" w:rsidP="006A7679">
      <w:pPr>
        <w:spacing w:after="200" w:line="276" w:lineRule="auto"/>
        <w:ind w:hanging="426"/>
        <w:jc w:val="both"/>
        <w:rPr>
          <w:sz w:val="21"/>
          <w:szCs w:val="22"/>
        </w:rPr>
      </w:pPr>
      <w:r>
        <w:rPr>
          <w:szCs w:val="22"/>
        </w:rPr>
        <w:t>Díaz-De-</w:t>
      </w:r>
      <w:proofErr w:type="spellStart"/>
      <w:r>
        <w:rPr>
          <w:szCs w:val="22"/>
        </w:rPr>
        <w:t>Arcaya</w:t>
      </w:r>
      <w:proofErr w:type="spellEnd"/>
      <w:r>
        <w:rPr>
          <w:szCs w:val="22"/>
        </w:rPr>
        <w:t>, J., López-De-</w:t>
      </w:r>
      <w:proofErr w:type="spellStart"/>
      <w:r>
        <w:rPr>
          <w:szCs w:val="22"/>
        </w:rPr>
        <w:t>Armentia</w:t>
      </w:r>
      <w:proofErr w:type="spellEnd"/>
      <w:r>
        <w:rPr>
          <w:szCs w:val="22"/>
        </w:rPr>
        <w:t xml:space="preserve">, J., </w:t>
      </w:r>
      <w:proofErr w:type="spellStart"/>
      <w:r>
        <w:rPr>
          <w:szCs w:val="22"/>
        </w:rPr>
        <w:t>Miñón</w:t>
      </w:r>
      <w:proofErr w:type="spellEnd"/>
      <w:r>
        <w:rPr>
          <w:szCs w:val="22"/>
        </w:rPr>
        <w:t xml:space="preserve">, R., </w:t>
      </w:r>
      <w:proofErr w:type="spellStart"/>
      <w:r>
        <w:rPr>
          <w:szCs w:val="22"/>
        </w:rPr>
        <w:t>Ojanguren</w:t>
      </w:r>
      <w:proofErr w:type="spellEnd"/>
      <w:r>
        <w:rPr>
          <w:szCs w:val="22"/>
        </w:rPr>
        <w:t>, I. L., &amp; Torre-</w:t>
      </w:r>
      <w:proofErr w:type="spellStart"/>
      <w:r>
        <w:rPr>
          <w:szCs w:val="22"/>
        </w:rPr>
        <w:t>Bastida</w:t>
      </w:r>
      <w:proofErr w:type="spellEnd"/>
      <w:r>
        <w:rPr>
          <w:szCs w:val="22"/>
        </w:rPr>
        <w:t xml:space="preserve">, A. I. (2024). Large Language Model </w:t>
      </w:r>
      <w:proofErr w:type="spellStart"/>
      <w:r>
        <w:rPr>
          <w:szCs w:val="22"/>
        </w:rPr>
        <w:t>Operations</w:t>
      </w:r>
      <w:proofErr w:type="spellEnd"/>
      <w:r>
        <w:rPr>
          <w:szCs w:val="22"/>
        </w:rPr>
        <w:t xml:space="preserve"> (</w:t>
      </w:r>
      <w:proofErr w:type="spellStart"/>
      <w:r>
        <w:rPr>
          <w:szCs w:val="22"/>
        </w:rPr>
        <w:t>LLMOps</w:t>
      </w:r>
      <w:proofErr w:type="spellEnd"/>
      <w:r>
        <w:rPr>
          <w:szCs w:val="22"/>
        </w:rPr>
        <w:t xml:space="preserve">): Definition, Challenges, and Lifecycle Management. In </w:t>
      </w:r>
      <w:r>
        <w:rPr>
          <w:i/>
          <w:iCs/>
          <w:szCs w:val="22"/>
        </w:rPr>
        <w:t xml:space="preserve">2024 9th International Conference on Smart and </w:t>
      </w:r>
      <w:proofErr w:type="spellStart"/>
      <w:r>
        <w:rPr>
          <w:i/>
          <w:iCs/>
          <w:szCs w:val="22"/>
        </w:rPr>
        <w:t>Sustainable</w:t>
      </w:r>
      <w:proofErr w:type="spellEnd"/>
      <w:r>
        <w:rPr>
          <w:i/>
          <w:iCs/>
          <w:szCs w:val="22"/>
        </w:rPr>
        <w:t xml:space="preserve"> Technologies (</w:t>
      </w:r>
      <w:proofErr w:type="spellStart"/>
      <w:r>
        <w:rPr>
          <w:i/>
          <w:iCs/>
          <w:szCs w:val="22"/>
        </w:rPr>
        <w:t>SpliTech</w:t>
      </w:r>
      <w:proofErr w:type="spellEnd"/>
      <w:r>
        <w:rPr>
          <w:i/>
          <w:iCs/>
          <w:szCs w:val="22"/>
        </w:rPr>
        <w:t>)</w:t>
      </w:r>
      <w:r>
        <w:rPr>
          <w:szCs w:val="22"/>
        </w:rPr>
        <w:t xml:space="preserve"> (S. 1–6). IEEE. https://doi.org/10.23919/SpliTech61897.2024.10612341</w:t>
      </w:r>
    </w:p>
    <w:p w14:paraId="12E912AE" w14:textId="77777777" w:rsidR="00691DC1" w:rsidRPr="006A7679" w:rsidRDefault="00340877" w:rsidP="006A7679">
      <w:pPr>
        <w:spacing w:after="200" w:line="276" w:lineRule="auto"/>
        <w:ind w:hanging="426"/>
        <w:jc w:val="both"/>
        <w:rPr>
          <w:sz w:val="21"/>
          <w:szCs w:val="22"/>
        </w:rPr>
      </w:pPr>
      <w:r>
        <w:rPr>
          <w:szCs w:val="22"/>
        </w:rPr>
        <w:t xml:space="preserve">Di Martino, B., &amp; Esposito, A. (2022). An </w:t>
      </w:r>
      <w:proofErr w:type="spellStart"/>
      <w:r>
        <w:rPr>
          <w:szCs w:val="22"/>
        </w:rPr>
        <w:t>Overview</w:t>
      </w:r>
      <w:proofErr w:type="spellEnd"/>
      <w:r>
        <w:rPr>
          <w:szCs w:val="22"/>
        </w:rPr>
        <w:t xml:space="preserve"> </w:t>
      </w:r>
      <w:proofErr w:type="spellStart"/>
      <w:r>
        <w:rPr>
          <w:szCs w:val="22"/>
        </w:rPr>
        <w:t>of</w:t>
      </w:r>
      <w:proofErr w:type="spellEnd"/>
      <w:r>
        <w:rPr>
          <w:szCs w:val="22"/>
        </w:rPr>
        <w:t xml:space="preserve"> Reference </w:t>
      </w:r>
      <w:proofErr w:type="spellStart"/>
      <w:r>
        <w:rPr>
          <w:szCs w:val="22"/>
        </w:rPr>
        <w:t>Architectures</w:t>
      </w:r>
      <w:proofErr w:type="spellEnd"/>
      <w:r>
        <w:rPr>
          <w:szCs w:val="22"/>
        </w:rPr>
        <w:t xml:space="preserve"> </w:t>
      </w:r>
      <w:proofErr w:type="spellStart"/>
      <w:r>
        <w:rPr>
          <w:szCs w:val="22"/>
        </w:rPr>
        <w:t>for</w:t>
      </w:r>
      <w:proofErr w:type="spellEnd"/>
      <w:r>
        <w:rPr>
          <w:szCs w:val="22"/>
        </w:rPr>
        <w:t xml:space="preserve"> Cloud </w:t>
      </w:r>
      <w:proofErr w:type="spellStart"/>
      <w:r>
        <w:rPr>
          <w:szCs w:val="22"/>
        </w:rPr>
        <w:t>Continuum</w:t>
      </w:r>
      <w:proofErr w:type="spellEnd"/>
      <w:r>
        <w:rPr>
          <w:szCs w:val="22"/>
        </w:rPr>
        <w:t xml:space="preserve"> </w:t>
      </w:r>
      <w:proofErr w:type="spellStart"/>
      <w:r>
        <w:rPr>
          <w:szCs w:val="22"/>
        </w:rPr>
        <w:t>Interoperability</w:t>
      </w:r>
      <w:proofErr w:type="spellEnd"/>
      <w:r>
        <w:rPr>
          <w:szCs w:val="22"/>
        </w:rPr>
        <w:t xml:space="preserve">. </w:t>
      </w:r>
      <w:r>
        <w:rPr>
          <w:i/>
          <w:iCs/>
          <w:szCs w:val="22"/>
        </w:rPr>
        <w:t xml:space="preserve">2022 Cloud </w:t>
      </w:r>
      <w:proofErr w:type="spellStart"/>
      <w:r>
        <w:rPr>
          <w:i/>
          <w:iCs/>
          <w:szCs w:val="22"/>
        </w:rPr>
        <w:t>Continuum</w:t>
      </w:r>
      <w:proofErr w:type="spellEnd"/>
      <w:r>
        <w:rPr>
          <w:szCs w:val="22"/>
        </w:rPr>
        <w:t>, 1–5. https://doi.org/10.1109/CloudContinuum57429.2022.00009</w:t>
      </w:r>
    </w:p>
    <w:p w14:paraId="127E4E38" w14:textId="77777777" w:rsidR="00691DC1" w:rsidRPr="006A7679" w:rsidRDefault="00340877" w:rsidP="006A7679">
      <w:pPr>
        <w:spacing w:after="200" w:line="276" w:lineRule="auto"/>
        <w:ind w:hanging="426"/>
        <w:jc w:val="both"/>
        <w:rPr>
          <w:sz w:val="21"/>
          <w:szCs w:val="22"/>
        </w:rPr>
      </w:pPr>
      <w:r>
        <w:rPr>
          <w:szCs w:val="22"/>
        </w:rPr>
        <w:t xml:space="preserve">Europäische Union. (2024). Verordnung (EU) 2024/1689 des Europäischen Parlaments und des Rates vom 13. Juni 2024 zur Festlegung harmonisierter Vorschriften für künstliche Intelligenz (Verordnung über künstliche Intelligenz). </w:t>
      </w:r>
      <w:r>
        <w:rPr>
          <w:i/>
          <w:iCs/>
          <w:szCs w:val="22"/>
        </w:rPr>
        <w:t>Amtsblatt der Europäischen Union</w:t>
      </w:r>
      <w:r>
        <w:rPr>
          <w:szCs w:val="22"/>
        </w:rPr>
        <w:t>, L 2024/1689.</w:t>
      </w:r>
    </w:p>
    <w:p w14:paraId="128B65E1" w14:textId="77777777" w:rsidR="00691DC1" w:rsidRPr="006A7679" w:rsidRDefault="00340877" w:rsidP="006A7679">
      <w:pPr>
        <w:spacing w:after="200" w:line="276" w:lineRule="auto"/>
        <w:ind w:hanging="426"/>
        <w:jc w:val="both"/>
        <w:rPr>
          <w:sz w:val="21"/>
          <w:szCs w:val="22"/>
        </w:rPr>
      </w:pPr>
      <w:proofErr w:type="spellStart"/>
      <w:r>
        <w:rPr>
          <w:szCs w:val="22"/>
        </w:rPr>
        <w:t>Hevner</w:t>
      </w:r>
      <w:proofErr w:type="spellEnd"/>
      <w:r>
        <w:rPr>
          <w:szCs w:val="22"/>
        </w:rPr>
        <w:t xml:space="preserve">, A. R., March, S. T., Park, J., &amp; Ram, S. (2004). Design </w:t>
      </w:r>
      <w:proofErr w:type="spellStart"/>
      <w:r>
        <w:rPr>
          <w:szCs w:val="22"/>
        </w:rPr>
        <w:t>science</w:t>
      </w:r>
      <w:proofErr w:type="spellEnd"/>
      <w:r>
        <w:rPr>
          <w:szCs w:val="22"/>
        </w:rPr>
        <w:t xml:space="preserve"> in </w:t>
      </w:r>
      <w:proofErr w:type="spellStart"/>
      <w:r>
        <w:rPr>
          <w:szCs w:val="22"/>
        </w:rPr>
        <w:t>information</w:t>
      </w:r>
      <w:proofErr w:type="spellEnd"/>
      <w:r>
        <w:rPr>
          <w:szCs w:val="22"/>
        </w:rPr>
        <w:t xml:space="preserve"> </w:t>
      </w:r>
      <w:proofErr w:type="spellStart"/>
      <w:r>
        <w:rPr>
          <w:szCs w:val="22"/>
        </w:rPr>
        <w:t>systems</w:t>
      </w:r>
      <w:proofErr w:type="spellEnd"/>
      <w:r>
        <w:rPr>
          <w:szCs w:val="22"/>
        </w:rPr>
        <w:t xml:space="preserve"> </w:t>
      </w:r>
      <w:proofErr w:type="spellStart"/>
      <w:r>
        <w:rPr>
          <w:szCs w:val="22"/>
        </w:rPr>
        <w:t>research</w:t>
      </w:r>
      <w:proofErr w:type="spellEnd"/>
      <w:r>
        <w:rPr>
          <w:szCs w:val="22"/>
        </w:rPr>
        <w:t xml:space="preserve">. </w:t>
      </w:r>
      <w:r>
        <w:rPr>
          <w:i/>
          <w:iCs/>
          <w:szCs w:val="22"/>
        </w:rPr>
        <w:t>MIS Quarterly</w:t>
      </w:r>
      <w:r>
        <w:rPr>
          <w:szCs w:val="22"/>
        </w:rPr>
        <w:t>, 28(1), 75–105. https://doi.org/10.2307/25148625</w:t>
      </w:r>
    </w:p>
    <w:p w14:paraId="08D030AC" w14:textId="77777777" w:rsidR="00691DC1" w:rsidRPr="006A7679" w:rsidRDefault="00340877" w:rsidP="006A7679">
      <w:pPr>
        <w:spacing w:after="200" w:line="276" w:lineRule="auto"/>
        <w:ind w:hanging="426"/>
        <w:jc w:val="both"/>
        <w:rPr>
          <w:sz w:val="21"/>
          <w:szCs w:val="22"/>
        </w:rPr>
      </w:pPr>
      <w:r>
        <w:rPr>
          <w:szCs w:val="22"/>
        </w:rPr>
        <w:t xml:space="preserve">Joshi, S. (2025). </w:t>
      </w:r>
      <w:proofErr w:type="spellStart"/>
      <w:r>
        <w:rPr>
          <w:szCs w:val="22"/>
        </w:rPr>
        <w:t>LLMOps</w:t>
      </w:r>
      <w:proofErr w:type="spellEnd"/>
      <w:r>
        <w:rPr>
          <w:szCs w:val="22"/>
        </w:rPr>
        <w:t xml:space="preserve">, </w:t>
      </w:r>
      <w:proofErr w:type="spellStart"/>
      <w:r>
        <w:rPr>
          <w:szCs w:val="22"/>
        </w:rPr>
        <w:t>AgentOps</w:t>
      </w:r>
      <w:proofErr w:type="spellEnd"/>
      <w:r>
        <w:rPr>
          <w:szCs w:val="22"/>
        </w:rPr>
        <w:t xml:space="preserve">, and </w:t>
      </w:r>
      <w:proofErr w:type="spellStart"/>
      <w:r>
        <w:rPr>
          <w:szCs w:val="22"/>
        </w:rPr>
        <w:t>MLOps</w:t>
      </w:r>
      <w:proofErr w:type="spellEnd"/>
      <w:r>
        <w:rPr>
          <w:szCs w:val="22"/>
        </w:rPr>
        <w:t xml:space="preserve"> </w:t>
      </w:r>
      <w:proofErr w:type="spellStart"/>
      <w:r>
        <w:rPr>
          <w:szCs w:val="22"/>
        </w:rPr>
        <w:t>for</w:t>
      </w:r>
      <w:proofErr w:type="spellEnd"/>
      <w:r>
        <w:rPr>
          <w:szCs w:val="22"/>
        </w:rPr>
        <w:t xml:space="preserve"> Generative AI: A </w:t>
      </w:r>
      <w:proofErr w:type="spellStart"/>
      <w:r>
        <w:rPr>
          <w:szCs w:val="22"/>
        </w:rPr>
        <w:t>Comprehensive</w:t>
      </w:r>
      <w:proofErr w:type="spellEnd"/>
      <w:r>
        <w:rPr>
          <w:szCs w:val="22"/>
        </w:rPr>
        <w:t xml:space="preserve"> Review. </w:t>
      </w:r>
      <w:r>
        <w:rPr>
          <w:i/>
          <w:iCs/>
          <w:szCs w:val="22"/>
        </w:rPr>
        <w:t xml:space="preserve">International Journal </w:t>
      </w:r>
      <w:proofErr w:type="spellStart"/>
      <w:r>
        <w:rPr>
          <w:i/>
          <w:iCs/>
          <w:szCs w:val="22"/>
        </w:rPr>
        <w:t>of</w:t>
      </w:r>
      <w:proofErr w:type="spellEnd"/>
      <w:r>
        <w:rPr>
          <w:i/>
          <w:iCs/>
          <w:szCs w:val="22"/>
        </w:rPr>
        <w:t xml:space="preserve"> Computer </w:t>
      </w:r>
      <w:proofErr w:type="spellStart"/>
      <w:r>
        <w:rPr>
          <w:i/>
          <w:iCs/>
          <w:szCs w:val="22"/>
        </w:rPr>
        <w:t>Applications</w:t>
      </w:r>
      <w:proofErr w:type="spellEnd"/>
      <w:r>
        <w:rPr>
          <w:i/>
          <w:iCs/>
          <w:szCs w:val="22"/>
        </w:rPr>
        <w:t xml:space="preserve"> Technology and Research</w:t>
      </w:r>
      <w:r>
        <w:rPr>
          <w:szCs w:val="22"/>
        </w:rPr>
        <w:t>. https://doi.org/10.7753/IJCATR1407.1001</w:t>
      </w:r>
    </w:p>
    <w:p w14:paraId="35E7F859" w14:textId="77777777" w:rsidR="00691DC1" w:rsidRPr="006A7679" w:rsidRDefault="00340877" w:rsidP="006A7679">
      <w:pPr>
        <w:spacing w:after="200" w:line="276" w:lineRule="auto"/>
        <w:ind w:hanging="426"/>
        <w:jc w:val="both"/>
        <w:rPr>
          <w:sz w:val="21"/>
          <w:szCs w:val="22"/>
        </w:rPr>
      </w:pPr>
      <w:r>
        <w:rPr>
          <w:szCs w:val="22"/>
        </w:rPr>
        <w:t xml:space="preserve">Kreuzberger, D., Kühl, N., &amp; Hirschl, S. (2023). </w:t>
      </w:r>
      <w:proofErr w:type="spellStart"/>
      <w:r>
        <w:rPr>
          <w:szCs w:val="22"/>
        </w:rPr>
        <w:t>Machine</w:t>
      </w:r>
      <w:proofErr w:type="spellEnd"/>
      <w:r>
        <w:rPr>
          <w:szCs w:val="22"/>
        </w:rPr>
        <w:t xml:space="preserve"> Learning </w:t>
      </w:r>
      <w:proofErr w:type="spellStart"/>
      <w:r>
        <w:rPr>
          <w:szCs w:val="22"/>
        </w:rPr>
        <w:t>Operations</w:t>
      </w:r>
      <w:proofErr w:type="spellEnd"/>
      <w:r>
        <w:rPr>
          <w:szCs w:val="22"/>
        </w:rPr>
        <w:t xml:space="preserve"> (</w:t>
      </w:r>
      <w:proofErr w:type="spellStart"/>
      <w:r>
        <w:rPr>
          <w:szCs w:val="22"/>
        </w:rPr>
        <w:t>MLOps</w:t>
      </w:r>
      <w:proofErr w:type="spellEnd"/>
      <w:r>
        <w:rPr>
          <w:szCs w:val="22"/>
        </w:rPr>
        <w:t xml:space="preserve">): </w:t>
      </w:r>
      <w:proofErr w:type="spellStart"/>
      <w:r>
        <w:rPr>
          <w:szCs w:val="22"/>
        </w:rPr>
        <w:t>Overview</w:t>
      </w:r>
      <w:proofErr w:type="spellEnd"/>
      <w:r>
        <w:rPr>
          <w:szCs w:val="22"/>
        </w:rPr>
        <w:t xml:space="preserve">, Definition, and Architecture. </w:t>
      </w:r>
      <w:proofErr w:type="gramStart"/>
      <w:r>
        <w:rPr>
          <w:i/>
          <w:iCs/>
          <w:szCs w:val="22"/>
        </w:rPr>
        <w:t>IEEE Access</w:t>
      </w:r>
      <w:proofErr w:type="gramEnd"/>
      <w:r>
        <w:rPr>
          <w:szCs w:val="22"/>
        </w:rPr>
        <w:t>, 11, 31866–31879. https://doi.org/10.1109/ACCESS.2023.3262138</w:t>
      </w:r>
    </w:p>
    <w:p w14:paraId="1F2F3B36" w14:textId="77777777" w:rsidR="00691DC1" w:rsidRPr="006A7679" w:rsidRDefault="00340877" w:rsidP="006A7679">
      <w:pPr>
        <w:spacing w:after="200" w:line="276" w:lineRule="auto"/>
        <w:ind w:hanging="426"/>
        <w:jc w:val="both"/>
        <w:rPr>
          <w:sz w:val="21"/>
          <w:szCs w:val="22"/>
        </w:rPr>
      </w:pPr>
      <w:proofErr w:type="spellStart"/>
      <w:r>
        <w:rPr>
          <w:szCs w:val="22"/>
        </w:rPr>
        <w:t>Krishnamurthy</w:t>
      </w:r>
      <w:proofErr w:type="spellEnd"/>
      <w:r>
        <w:rPr>
          <w:szCs w:val="22"/>
        </w:rPr>
        <w:t xml:space="preserve">, D., &amp; </w:t>
      </w:r>
      <w:proofErr w:type="spellStart"/>
      <w:r>
        <w:rPr>
          <w:szCs w:val="22"/>
        </w:rPr>
        <w:t>Neelanath</w:t>
      </w:r>
      <w:proofErr w:type="spellEnd"/>
      <w:r>
        <w:rPr>
          <w:szCs w:val="22"/>
        </w:rPr>
        <w:t xml:space="preserve">, V. (2025). </w:t>
      </w:r>
      <w:proofErr w:type="spellStart"/>
      <w:r>
        <w:rPr>
          <w:szCs w:val="22"/>
        </w:rPr>
        <w:t>Establishing</w:t>
      </w:r>
      <w:proofErr w:type="spellEnd"/>
      <w:r>
        <w:rPr>
          <w:szCs w:val="22"/>
        </w:rPr>
        <w:t xml:space="preserve"> a Robust </w:t>
      </w:r>
      <w:proofErr w:type="spellStart"/>
      <w:r>
        <w:rPr>
          <w:szCs w:val="22"/>
        </w:rPr>
        <w:t>LLMOps</w:t>
      </w:r>
      <w:proofErr w:type="spellEnd"/>
      <w:r>
        <w:rPr>
          <w:szCs w:val="22"/>
        </w:rPr>
        <w:t xml:space="preserve"> Framework </w:t>
      </w:r>
      <w:proofErr w:type="spellStart"/>
      <w:r>
        <w:rPr>
          <w:szCs w:val="22"/>
        </w:rPr>
        <w:t>for</w:t>
      </w:r>
      <w:proofErr w:type="spellEnd"/>
      <w:r>
        <w:rPr>
          <w:szCs w:val="22"/>
        </w:rPr>
        <w:t xml:space="preserve"> Intelligent Automation: </w:t>
      </w:r>
      <w:proofErr w:type="spellStart"/>
      <w:r>
        <w:rPr>
          <w:szCs w:val="22"/>
        </w:rPr>
        <w:t>Strategies</w:t>
      </w:r>
      <w:proofErr w:type="spellEnd"/>
      <w:r>
        <w:rPr>
          <w:szCs w:val="22"/>
        </w:rPr>
        <w:t xml:space="preserve"> and Best Practices. </w:t>
      </w:r>
      <w:r>
        <w:rPr>
          <w:i/>
          <w:iCs/>
          <w:szCs w:val="22"/>
        </w:rPr>
        <w:t xml:space="preserve">2025 Emerging Technologies </w:t>
      </w:r>
      <w:proofErr w:type="spellStart"/>
      <w:r>
        <w:rPr>
          <w:i/>
          <w:iCs/>
          <w:szCs w:val="22"/>
        </w:rPr>
        <w:t>for</w:t>
      </w:r>
      <w:proofErr w:type="spellEnd"/>
      <w:r>
        <w:rPr>
          <w:i/>
          <w:iCs/>
          <w:szCs w:val="22"/>
        </w:rPr>
        <w:t xml:space="preserve"> Intelligent Systems (ETIS)</w:t>
      </w:r>
      <w:r>
        <w:rPr>
          <w:szCs w:val="22"/>
        </w:rPr>
        <w:t>, 1–5. https://doi.org/10.1109/ETIS64005.2025.10961869</w:t>
      </w:r>
    </w:p>
    <w:p w14:paraId="71FF4807" w14:textId="77777777" w:rsidR="00691DC1" w:rsidRPr="006A7679" w:rsidRDefault="00340877" w:rsidP="006A7679">
      <w:pPr>
        <w:spacing w:after="200" w:line="276" w:lineRule="auto"/>
        <w:ind w:hanging="426"/>
        <w:jc w:val="both"/>
        <w:rPr>
          <w:sz w:val="21"/>
          <w:szCs w:val="22"/>
        </w:rPr>
      </w:pPr>
      <w:r>
        <w:rPr>
          <w:szCs w:val="22"/>
        </w:rPr>
        <w:t xml:space="preserve">Kovac, F., Neumaier, S., </w:t>
      </w:r>
      <w:proofErr w:type="spellStart"/>
      <w:r>
        <w:rPr>
          <w:szCs w:val="22"/>
        </w:rPr>
        <w:t>Pahi</w:t>
      </w:r>
      <w:proofErr w:type="spellEnd"/>
      <w:r>
        <w:rPr>
          <w:szCs w:val="22"/>
        </w:rPr>
        <w:t xml:space="preserve">, T., Priebe, T., Rodrigues, R., Christodoulou, D., </w:t>
      </w:r>
      <w:proofErr w:type="spellStart"/>
      <w:r>
        <w:rPr>
          <w:szCs w:val="22"/>
        </w:rPr>
        <w:t>Cordy</w:t>
      </w:r>
      <w:proofErr w:type="spellEnd"/>
      <w:r>
        <w:rPr>
          <w:szCs w:val="22"/>
        </w:rPr>
        <w:t xml:space="preserve">, M., </w:t>
      </w:r>
      <w:proofErr w:type="spellStart"/>
      <w:r>
        <w:rPr>
          <w:szCs w:val="22"/>
        </w:rPr>
        <w:t>Kubler</w:t>
      </w:r>
      <w:proofErr w:type="spellEnd"/>
      <w:r>
        <w:rPr>
          <w:szCs w:val="22"/>
        </w:rPr>
        <w:t xml:space="preserve">, S., </w:t>
      </w:r>
      <w:proofErr w:type="spellStart"/>
      <w:r>
        <w:rPr>
          <w:szCs w:val="22"/>
        </w:rPr>
        <w:t>Kordia</w:t>
      </w:r>
      <w:proofErr w:type="spellEnd"/>
      <w:r>
        <w:rPr>
          <w:szCs w:val="22"/>
        </w:rPr>
        <w:t xml:space="preserve">, A., </w:t>
      </w:r>
      <w:proofErr w:type="spellStart"/>
      <w:r>
        <w:rPr>
          <w:szCs w:val="22"/>
        </w:rPr>
        <w:t>Pitsiladis</w:t>
      </w:r>
      <w:proofErr w:type="spellEnd"/>
      <w:r>
        <w:rPr>
          <w:szCs w:val="22"/>
        </w:rPr>
        <w:t xml:space="preserve">, G., </w:t>
      </w:r>
      <w:proofErr w:type="spellStart"/>
      <w:r>
        <w:rPr>
          <w:szCs w:val="22"/>
        </w:rPr>
        <w:t>Soldatos</w:t>
      </w:r>
      <w:proofErr w:type="spellEnd"/>
      <w:r>
        <w:rPr>
          <w:szCs w:val="22"/>
        </w:rPr>
        <w:t xml:space="preserve">, J., &amp; </w:t>
      </w:r>
      <w:proofErr w:type="spellStart"/>
      <w:r>
        <w:rPr>
          <w:szCs w:val="22"/>
        </w:rPr>
        <w:t>Zervoudakis</w:t>
      </w:r>
      <w:proofErr w:type="spellEnd"/>
      <w:r>
        <w:rPr>
          <w:szCs w:val="22"/>
        </w:rPr>
        <w:t xml:space="preserve">, P. (2025). </w:t>
      </w:r>
      <w:proofErr w:type="spellStart"/>
      <w:r>
        <w:rPr>
          <w:szCs w:val="22"/>
        </w:rPr>
        <w:t>Towards</w:t>
      </w:r>
      <w:proofErr w:type="spellEnd"/>
      <w:r>
        <w:rPr>
          <w:szCs w:val="22"/>
        </w:rPr>
        <w:t xml:space="preserve"> a Framework </w:t>
      </w:r>
      <w:proofErr w:type="spellStart"/>
      <w:r>
        <w:rPr>
          <w:szCs w:val="22"/>
        </w:rPr>
        <w:t>for</w:t>
      </w:r>
      <w:proofErr w:type="spellEnd"/>
      <w:r>
        <w:rPr>
          <w:szCs w:val="22"/>
        </w:rPr>
        <w:t xml:space="preserve"> </w:t>
      </w:r>
      <w:proofErr w:type="spellStart"/>
      <w:r>
        <w:rPr>
          <w:szCs w:val="22"/>
        </w:rPr>
        <w:t>Supporting</w:t>
      </w:r>
      <w:proofErr w:type="spellEnd"/>
      <w:r>
        <w:rPr>
          <w:szCs w:val="22"/>
        </w:rPr>
        <w:t xml:space="preserve"> </w:t>
      </w:r>
      <w:proofErr w:type="spellStart"/>
      <w:r>
        <w:rPr>
          <w:szCs w:val="22"/>
        </w:rPr>
        <w:t>the</w:t>
      </w:r>
      <w:proofErr w:type="spellEnd"/>
      <w:r>
        <w:rPr>
          <w:szCs w:val="22"/>
        </w:rPr>
        <w:t xml:space="preserve"> </w:t>
      </w:r>
      <w:proofErr w:type="spellStart"/>
      <w:r>
        <w:rPr>
          <w:szCs w:val="22"/>
        </w:rPr>
        <w:t>Ethical</w:t>
      </w:r>
      <w:proofErr w:type="spellEnd"/>
      <w:r>
        <w:rPr>
          <w:szCs w:val="22"/>
        </w:rPr>
        <w:t xml:space="preserve"> and </w:t>
      </w:r>
      <w:proofErr w:type="spellStart"/>
      <w:r>
        <w:rPr>
          <w:szCs w:val="22"/>
        </w:rPr>
        <w:t>Regulatory</w:t>
      </w:r>
      <w:proofErr w:type="spellEnd"/>
      <w:r>
        <w:rPr>
          <w:szCs w:val="22"/>
        </w:rPr>
        <w:t xml:space="preserve"> </w:t>
      </w:r>
      <w:proofErr w:type="spellStart"/>
      <w:r>
        <w:rPr>
          <w:szCs w:val="22"/>
        </w:rPr>
        <w:t>Certification</w:t>
      </w:r>
      <w:proofErr w:type="spellEnd"/>
      <w:r>
        <w:rPr>
          <w:szCs w:val="22"/>
        </w:rPr>
        <w:t xml:space="preserve"> </w:t>
      </w:r>
      <w:proofErr w:type="spellStart"/>
      <w:r>
        <w:rPr>
          <w:szCs w:val="22"/>
        </w:rPr>
        <w:t>of</w:t>
      </w:r>
      <w:proofErr w:type="spellEnd"/>
      <w:r>
        <w:rPr>
          <w:szCs w:val="22"/>
        </w:rPr>
        <w:t xml:space="preserve"> </w:t>
      </w:r>
      <w:proofErr w:type="gramStart"/>
      <w:r>
        <w:rPr>
          <w:szCs w:val="22"/>
        </w:rPr>
        <w:t>AI Systems</w:t>
      </w:r>
      <w:proofErr w:type="gramEnd"/>
      <w:r>
        <w:rPr>
          <w:szCs w:val="22"/>
        </w:rPr>
        <w:t xml:space="preserve">. </w:t>
      </w:r>
      <w:proofErr w:type="spellStart"/>
      <w:r>
        <w:rPr>
          <w:szCs w:val="22"/>
        </w:rPr>
        <w:t>arXiv</w:t>
      </w:r>
      <w:proofErr w:type="spellEnd"/>
      <w:r>
        <w:rPr>
          <w:szCs w:val="22"/>
        </w:rPr>
        <w:t xml:space="preserve"> </w:t>
      </w:r>
      <w:proofErr w:type="spellStart"/>
      <w:r>
        <w:rPr>
          <w:szCs w:val="22"/>
        </w:rPr>
        <w:t>preprint</w:t>
      </w:r>
      <w:proofErr w:type="spellEnd"/>
      <w:r>
        <w:rPr>
          <w:szCs w:val="22"/>
        </w:rPr>
        <w:t>. https://doi.org/10.48550/ARXIV.2510.00084</w:t>
      </w:r>
    </w:p>
    <w:p w14:paraId="697B2455" w14:textId="77777777" w:rsidR="00691DC1" w:rsidRPr="006A7679" w:rsidRDefault="00340877" w:rsidP="006A7679">
      <w:pPr>
        <w:spacing w:after="200" w:line="276" w:lineRule="auto"/>
        <w:ind w:hanging="426"/>
        <w:jc w:val="both"/>
        <w:rPr>
          <w:sz w:val="21"/>
          <w:szCs w:val="22"/>
        </w:rPr>
      </w:pPr>
      <w:r>
        <w:rPr>
          <w:szCs w:val="22"/>
        </w:rPr>
        <w:lastRenderedPageBreak/>
        <w:t xml:space="preserve">Kumara, I., </w:t>
      </w:r>
      <w:proofErr w:type="spellStart"/>
      <w:r>
        <w:rPr>
          <w:szCs w:val="22"/>
        </w:rPr>
        <w:t>Pecorelli</w:t>
      </w:r>
      <w:proofErr w:type="spellEnd"/>
      <w:r>
        <w:rPr>
          <w:szCs w:val="22"/>
        </w:rPr>
        <w:t xml:space="preserve">, F., </w:t>
      </w:r>
      <w:proofErr w:type="spellStart"/>
      <w:r>
        <w:rPr>
          <w:szCs w:val="22"/>
        </w:rPr>
        <w:t>Catolino</w:t>
      </w:r>
      <w:proofErr w:type="spellEnd"/>
      <w:r>
        <w:rPr>
          <w:szCs w:val="22"/>
        </w:rPr>
        <w:t xml:space="preserve">, G., </w:t>
      </w:r>
      <w:proofErr w:type="spellStart"/>
      <w:r>
        <w:rPr>
          <w:szCs w:val="22"/>
        </w:rPr>
        <w:t>Kazman</w:t>
      </w:r>
      <w:proofErr w:type="spellEnd"/>
      <w:r>
        <w:rPr>
          <w:szCs w:val="22"/>
        </w:rPr>
        <w:t xml:space="preserve">, R., </w:t>
      </w:r>
      <w:proofErr w:type="spellStart"/>
      <w:r>
        <w:rPr>
          <w:szCs w:val="22"/>
        </w:rPr>
        <w:t>Tamburri</w:t>
      </w:r>
      <w:proofErr w:type="spellEnd"/>
      <w:r>
        <w:rPr>
          <w:szCs w:val="22"/>
        </w:rPr>
        <w:t xml:space="preserve">, D. A., &amp; Van Den Heuvel, W.-J. (2023). </w:t>
      </w:r>
      <w:proofErr w:type="spellStart"/>
      <w:r>
        <w:rPr>
          <w:szCs w:val="22"/>
        </w:rPr>
        <w:t>Architecting</w:t>
      </w:r>
      <w:proofErr w:type="spellEnd"/>
      <w:r>
        <w:rPr>
          <w:szCs w:val="22"/>
        </w:rPr>
        <w:t xml:space="preserve"> </w:t>
      </w:r>
      <w:proofErr w:type="spellStart"/>
      <w:r>
        <w:rPr>
          <w:szCs w:val="22"/>
        </w:rPr>
        <w:t>MLOps</w:t>
      </w:r>
      <w:proofErr w:type="spellEnd"/>
      <w:r>
        <w:rPr>
          <w:szCs w:val="22"/>
        </w:rPr>
        <w:t xml:space="preserve"> in </w:t>
      </w:r>
      <w:proofErr w:type="spellStart"/>
      <w:r>
        <w:rPr>
          <w:szCs w:val="22"/>
        </w:rPr>
        <w:t>the</w:t>
      </w:r>
      <w:proofErr w:type="spellEnd"/>
      <w:r>
        <w:rPr>
          <w:szCs w:val="22"/>
        </w:rPr>
        <w:t xml:space="preserve"> Cloud: </w:t>
      </w:r>
      <w:proofErr w:type="spellStart"/>
      <w:r>
        <w:rPr>
          <w:szCs w:val="22"/>
        </w:rPr>
        <w:t>From</w:t>
      </w:r>
      <w:proofErr w:type="spellEnd"/>
      <w:r>
        <w:rPr>
          <w:szCs w:val="22"/>
        </w:rPr>
        <w:t xml:space="preserve"> Theory </w:t>
      </w:r>
      <w:proofErr w:type="spellStart"/>
      <w:r>
        <w:rPr>
          <w:szCs w:val="22"/>
        </w:rPr>
        <w:t>to</w:t>
      </w:r>
      <w:proofErr w:type="spellEnd"/>
      <w:r>
        <w:rPr>
          <w:szCs w:val="22"/>
        </w:rPr>
        <w:t xml:space="preserve"> Practice. </w:t>
      </w:r>
      <w:r>
        <w:rPr>
          <w:i/>
          <w:iCs/>
          <w:szCs w:val="22"/>
        </w:rPr>
        <w:t>2023 IEEE 20th International Conference on Software Architecture Companion (ICSA-C)</w:t>
      </w:r>
      <w:r>
        <w:rPr>
          <w:szCs w:val="22"/>
        </w:rPr>
        <w:t>, 333–335. https://doi.org/10.1109/ICSA-C57050.2023.00076</w:t>
      </w:r>
    </w:p>
    <w:p w14:paraId="342DD162" w14:textId="77777777" w:rsidR="00691DC1" w:rsidRPr="006A7679" w:rsidRDefault="00340877" w:rsidP="006A7679">
      <w:pPr>
        <w:spacing w:after="200" w:line="276" w:lineRule="auto"/>
        <w:ind w:hanging="426"/>
        <w:jc w:val="both"/>
        <w:rPr>
          <w:sz w:val="21"/>
          <w:szCs w:val="22"/>
        </w:rPr>
      </w:pPr>
      <w:r>
        <w:rPr>
          <w:szCs w:val="22"/>
        </w:rPr>
        <w:t xml:space="preserve">Mahr, F., Angeli, G., </w:t>
      </w:r>
      <w:proofErr w:type="spellStart"/>
      <w:r>
        <w:rPr>
          <w:szCs w:val="22"/>
        </w:rPr>
        <w:t>Sindel</w:t>
      </w:r>
      <w:proofErr w:type="spellEnd"/>
      <w:r>
        <w:rPr>
          <w:szCs w:val="22"/>
        </w:rPr>
        <w:t xml:space="preserve">, T., Schmidt, K., &amp; Franke, J. (2024). A Reference Architecture </w:t>
      </w:r>
      <w:proofErr w:type="spellStart"/>
      <w:r>
        <w:rPr>
          <w:szCs w:val="22"/>
        </w:rPr>
        <w:t>for</w:t>
      </w:r>
      <w:proofErr w:type="spellEnd"/>
      <w:r>
        <w:rPr>
          <w:szCs w:val="22"/>
        </w:rPr>
        <w:t xml:space="preserve"> </w:t>
      </w:r>
      <w:proofErr w:type="spellStart"/>
      <w:r>
        <w:rPr>
          <w:szCs w:val="22"/>
        </w:rPr>
        <w:t>Deploying</w:t>
      </w:r>
      <w:proofErr w:type="spellEnd"/>
      <w:r>
        <w:rPr>
          <w:szCs w:val="22"/>
        </w:rPr>
        <w:t xml:space="preserve"> Large Language Models in Industrial Environments. </w:t>
      </w:r>
      <w:r>
        <w:rPr>
          <w:i/>
          <w:iCs/>
          <w:szCs w:val="22"/>
        </w:rPr>
        <w:t xml:space="preserve">2024 IEEE 30th International Symposium </w:t>
      </w:r>
      <w:proofErr w:type="spellStart"/>
      <w:r>
        <w:rPr>
          <w:i/>
          <w:iCs/>
          <w:szCs w:val="22"/>
        </w:rPr>
        <w:t>for</w:t>
      </w:r>
      <w:proofErr w:type="spellEnd"/>
      <w:r>
        <w:rPr>
          <w:i/>
          <w:iCs/>
          <w:szCs w:val="22"/>
        </w:rPr>
        <w:t xml:space="preserve"> Design and Technology in Electronic </w:t>
      </w:r>
      <w:proofErr w:type="spellStart"/>
      <w:r>
        <w:rPr>
          <w:i/>
          <w:iCs/>
          <w:szCs w:val="22"/>
        </w:rPr>
        <w:t>Packaging</w:t>
      </w:r>
      <w:proofErr w:type="spellEnd"/>
      <w:r>
        <w:rPr>
          <w:i/>
          <w:iCs/>
          <w:szCs w:val="22"/>
        </w:rPr>
        <w:t xml:space="preserve"> (SIITME)</w:t>
      </w:r>
      <w:r>
        <w:rPr>
          <w:szCs w:val="22"/>
        </w:rPr>
        <w:t>, 19–23. https://doi.org/10.1109/SIITME63973.2024.10814877</w:t>
      </w:r>
    </w:p>
    <w:p w14:paraId="5CC663C8" w14:textId="77777777" w:rsidR="00691DC1" w:rsidRPr="006A7679" w:rsidRDefault="00340877" w:rsidP="006A7679">
      <w:pPr>
        <w:spacing w:after="200" w:line="276" w:lineRule="auto"/>
        <w:ind w:hanging="426"/>
        <w:jc w:val="both"/>
        <w:rPr>
          <w:sz w:val="21"/>
          <w:szCs w:val="22"/>
        </w:rPr>
      </w:pPr>
      <w:r>
        <w:rPr>
          <w:szCs w:val="22"/>
        </w:rPr>
        <w:t xml:space="preserve">March, S. T., &amp; Smith, G. F. (1995). Design and </w:t>
      </w:r>
      <w:proofErr w:type="spellStart"/>
      <w:r>
        <w:rPr>
          <w:szCs w:val="22"/>
        </w:rPr>
        <w:t>natural</w:t>
      </w:r>
      <w:proofErr w:type="spellEnd"/>
      <w:r>
        <w:rPr>
          <w:szCs w:val="22"/>
        </w:rPr>
        <w:t xml:space="preserve"> </w:t>
      </w:r>
      <w:proofErr w:type="spellStart"/>
      <w:r>
        <w:rPr>
          <w:szCs w:val="22"/>
        </w:rPr>
        <w:t>science</w:t>
      </w:r>
      <w:proofErr w:type="spellEnd"/>
      <w:r>
        <w:rPr>
          <w:szCs w:val="22"/>
        </w:rPr>
        <w:t xml:space="preserve"> </w:t>
      </w:r>
      <w:proofErr w:type="spellStart"/>
      <w:r>
        <w:rPr>
          <w:szCs w:val="22"/>
        </w:rPr>
        <w:t>research</w:t>
      </w:r>
      <w:proofErr w:type="spellEnd"/>
      <w:r>
        <w:rPr>
          <w:szCs w:val="22"/>
        </w:rPr>
        <w:t xml:space="preserve"> on </w:t>
      </w:r>
      <w:proofErr w:type="spellStart"/>
      <w:r>
        <w:rPr>
          <w:szCs w:val="22"/>
        </w:rPr>
        <w:t>information</w:t>
      </w:r>
      <w:proofErr w:type="spellEnd"/>
      <w:r>
        <w:rPr>
          <w:szCs w:val="22"/>
        </w:rPr>
        <w:t xml:space="preserve"> </w:t>
      </w:r>
      <w:proofErr w:type="spellStart"/>
      <w:r>
        <w:rPr>
          <w:szCs w:val="22"/>
        </w:rPr>
        <w:t>technology</w:t>
      </w:r>
      <w:proofErr w:type="spellEnd"/>
      <w:r>
        <w:rPr>
          <w:szCs w:val="22"/>
        </w:rPr>
        <w:t xml:space="preserve">. </w:t>
      </w:r>
      <w:proofErr w:type="spellStart"/>
      <w:r>
        <w:rPr>
          <w:i/>
          <w:iCs/>
          <w:szCs w:val="22"/>
        </w:rPr>
        <w:t>Decision</w:t>
      </w:r>
      <w:proofErr w:type="spellEnd"/>
      <w:r>
        <w:rPr>
          <w:i/>
          <w:iCs/>
          <w:szCs w:val="22"/>
        </w:rPr>
        <w:t xml:space="preserve"> Support Systems</w:t>
      </w:r>
      <w:r>
        <w:rPr>
          <w:szCs w:val="22"/>
        </w:rPr>
        <w:t>, 15(4), 251–266. https://doi.org/10.1016/0167-9236(94)00041-2</w:t>
      </w:r>
    </w:p>
    <w:p w14:paraId="41EEDEED" w14:textId="77777777" w:rsidR="00691DC1" w:rsidRPr="006A7679" w:rsidRDefault="00340877" w:rsidP="006A7679">
      <w:pPr>
        <w:spacing w:after="200" w:line="276" w:lineRule="auto"/>
        <w:ind w:hanging="426"/>
        <w:jc w:val="both"/>
        <w:rPr>
          <w:sz w:val="21"/>
          <w:szCs w:val="22"/>
        </w:rPr>
      </w:pPr>
      <w:proofErr w:type="spellStart"/>
      <w:r>
        <w:rPr>
          <w:szCs w:val="22"/>
        </w:rPr>
        <w:t>Mazon</w:t>
      </w:r>
      <w:proofErr w:type="spellEnd"/>
      <w:r>
        <w:rPr>
          <w:szCs w:val="22"/>
        </w:rPr>
        <w:t xml:space="preserve">-Olivo, B., &amp; Pan, A. (2022). Internet </w:t>
      </w:r>
      <w:proofErr w:type="spellStart"/>
      <w:r>
        <w:rPr>
          <w:szCs w:val="22"/>
        </w:rPr>
        <w:t>of</w:t>
      </w:r>
      <w:proofErr w:type="spellEnd"/>
      <w:r>
        <w:rPr>
          <w:szCs w:val="22"/>
        </w:rPr>
        <w:t xml:space="preserve"> Things: State-</w:t>
      </w:r>
      <w:proofErr w:type="spellStart"/>
      <w:r>
        <w:rPr>
          <w:szCs w:val="22"/>
        </w:rPr>
        <w:t>of</w:t>
      </w:r>
      <w:proofErr w:type="spellEnd"/>
      <w:r>
        <w:rPr>
          <w:szCs w:val="22"/>
        </w:rPr>
        <w:t>-</w:t>
      </w:r>
      <w:proofErr w:type="spellStart"/>
      <w:r>
        <w:rPr>
          <w:szCs w:val="22"/>
        </w:rPr>
        <w:t>the</w:t>
      </w:r>
      <w:proofErr w:type="spellEnd"/>
      <w:r>
        <w:rPr>
          <w:szCs w:val="22"/>
        </w:rPr>
        <w:t xml:space="preserve">-art, Computing </w:t>
      </w:r>
      <w:proofErr w:type="spellStart"/>
      <w:r>
        <w:rPr>
          <w:szCs w:val="22"/>
        </w:rPr>
        <w:t>Paradigms</w:t>
      </w:r>
      <w:proofErr w:type="spellEnd"/>
      <w:r>
        <w:rPr>
          <w:szCs w:val="22"/>
        </w:rPr>
        <w:t xml:space="preserve"> and Reference </w:t>
      </w:r>
      <w:proofErr w:type="spellStart"/>
      <w:r>
        <w:rPr>
          <w:szCs w:val="22"/>
        </w:rPr>
        <w:t>Architectures</w:t>
      </w:r>
      <w:proofErr w:type="spellEnd"/>
      <w:r>
        <w:rPr>
          <w:szCs w:val="22"/>
        </w:rPr>
        <w:t xml:space="preserve">. </w:t>
      </w:r>
      <w:r>
        <w:rPr>
          <w:i/>
          <w:iCs/>
          <w:szCs w:val="22"/>
        </w:rPr>
        <w:t xml:space="preserve">IEEE </w:t>
      </w:r>
      <w:proofErr w:type="spellStart"/>
      <w:r>
        <w:rPr>
          <w:i/>
          <w:iCs/>
          <w:szCs w:val="22"/>
        </w:rPr>
        <w:t>Latin</w:t>
      </w:r>
      <w:proofErr w:type="spellEnd"/>
      <w:r>
        <w:rPr>
          <w:i/>
          <w:iCs/>
          <w:szCs w:val="22"/>
        </w:rPr>
        <w:t xml:space="preserve"> </w:t>
      </w:r>
      <w:proofErr w:type="spellStart"/>
      <w:r>
        <w:rPr>
          <w:i/>
          <w:iCs/>
          <w:szCs w:val="22"/>
        </w:rPr>
        <w:t>America</w:t>
      </w:r>
      <w:proofErr w:type="spellEnd"/>
      <w:r>
        <w:rPr>
          <w:i/>
          <w:iCs/>
          <w:szCs w:val="22"/>
        </w:rPr>
        <w:t xml:space="preserve"> Transactions</w:t>
      </w:r>
      <w:r>
        <w:rPr>
          <w:szCs w:val="22"/>
        </w:rPr>
        <w:t>, 20(1), 49–63. https://doi.org/10.1109/TLA.2022.9662173</w:t>
      </w:r>
    </w:p>
    <w:p w14:paraId="03EAF9D3" w14:textId="77777777" w:rsidR="00691DC1" w:rsidRPr="006A7679" w:rsidRDefault="00340877" w:rsidP="006A7679">
      <w:pPr>
        <w:spacing w:after="200" w:line="276" w:lineRule="auto"/>
        <w:ind w:hanging="426"/>
        <w:jc w:val="both"/>
        <w:rPr>
          <w:sz w:val="21"/>
          <w:szCs w:val="22"/>
        </w:rPr>
      </w:pPr>
      <w:proofErr w:type="spellStart"/>
      <w:r>
        <w:rPr>
          <w:szCs w:val="22"/>
        </w:rPr>
        <w:t>Novelli</w:t>
      </w:r>
      <w:proofErr w:type="spellEnd"/>
      <w:r>
        <w:rPr>
          <w:szCs w:val="22"/>
        </w:rPr>
        <w:t xml:space="preserve">, C., </w:t>
      </w:r>
      <w:proofErr w:type="spellStart"/>
      <w:r>
        <w:rPr>
          <w:szCs w:val="22"/>
        </w:rPr>
        <w:t>Casolari</w:t>
      </w:r>
      <w:proofErr w:type="spellEnd"/>
      <w:r>
        <w:rPr>
          <w:szCs w:val="22"/>
        </w:rPr>
        <w:t xml:space="preserve">, F., Hacker, P., </w:t>
      </w:r>
      <w:proofErr w:type="spellStart"/>
      <w:r>
        <w:rPr>
          <w:szCs w:val="22"/>
        </w:rPr>
        <w:t>Spedicato</w:t>
      </w:r>
      <w:proofErr w:type="spellEnd"/>
      <w:r>
        <w:rPr>
          <w:szCs w:val="22"/>
        </w:rPr>
        <w:t xml:space="preserve">, G., &amp; </w:t>
      </w:r>
      <w:proofErr w:type="spellStart"/>
      <w:r>
        <w:rPr>
          <w:szCs w:val="22"/>
        </w:rPr>
        <w:t>Floridi</w:t>
      </w:r>
      <w:proofErr w:type="spellEnd"/>
      <w:r>
        <w:rPr>
          <w:szCs w:val="22"/>
        </w:rPr>
        <w:t xml:space="preserve">, L. (2024). Generative AI in EU </w:t>
      </w:r>
      <w:proofErr w:type="spellStart"/>
      <w:r>
        <w:rPr>
          <w:szCs w:val="22"/>
        </w:rPr>
        <w:t>law</w:t>
      </w:r>
      <w:proofErr w:type="spellEnd"/>
      <w:r>
        <w:rPr>
          <w:szCs w:val="22"/>
        </w:rPr>
        <w:t xml:space="preserve">: </w:t>
      </w:r>
      <w:proofErr w:type="spellStart"/>
      <w:r>
        <w:rPr>
          <w:szCs w:val="22"/>
        </w:rPr>
        <w:t>Liability</w:t>
      </w:r>
      <w:proofErr w:type="spellEnd"/>
      <w:r>
        <w:rPr>
          <w:szCs w:val="22"/>
        </w:rPr>
        <w:t xml:space="preserve">, </w:t>
      </w:r>
      <w:proofErr w:type="spellStart"/>
      <w:r>
        <w:rPr>
          <w:szCs w:val="22"/>
        </w:rPr>
        <w:t>privacy</w:t>
      </w:r>
      <w:proofErr w:type="spellEnd"/>
      <w:r>
        <w:rPr>
          <w:szCs w:val="22"/>
        </w:rPr>
        <w:t xml:space="preserve">, </w:t>
      </w:r>
      <w:proofErr w:type="spellStart"/>
      <w:r>
        <w:rPr>
          <w:szCs w:val="22"/>
        </w:rPr>
        <w:t>intellectual</w:t>
      </w:r>
      <w:proofErr w:type="spellEnd"/>
      <w:r>
        <w:rPr>
          <w:szCs w:val="22"/>
        </w:rPr>
        <w:t xml:space="preserve"> </w:t>
      </w:r>
      <w:proofErr w:type="spellStart"/>
      <w:r>
        <w:rPr>
          <w:szCs w:val="22"/>
        </w:rPr>
        <w:t>property</w:t>
      </w:r>
      <w:proofErr w:type="spellEnd"/>
      <w:r>
        <w:rPr>
          <w:szCs w:val="22"/>
        </w:rPr>
        <w:t xml:space="preserve">, and </w:t>
      </w:r>
      <w:proofErr w:type="spellStart"/>
      <w:r>
        <w:rPr>
          <w:szCs w:val="22"/>
        </w:rPr>
        <w:t>cybersecurity</w:t>
      </w:r>
      <w:proofErr w:type="spellEnd"/>
      <w:r>
        <w:rPr>
          <w:szCs w:val="22"/>
        </w:rPr>
        <w:t xml:space="preserve">. </w:t>
      </w:r>
      <w:r>
        <w:rPr>
          <w:i/>
          <w:iCs/>
          <w:szCs w:val="22"/>
        </w:rPr>
        <w:t>Computer Law &amp; Security Review</w:t>
      </w:r>
      <w:r>
        <w:rPr>
          <w:szCs w:val="22"/>
        </w:rPr>
        <w:t>, 55, 106066. https://doi.org/10.1016/j.clsr.2024.106066</w:t>
      </w:r>
    </w:p>
    <w:p w14:paraId="687ED151" w14:textId="77777777" w:rsidR="00691DC1" w:rsidRPr="006A7679" w:rsidRDefault="00340877" w:rsidP="006A7679">
      <w:pPr>
        <w:spacing w:after="200" w:line="276" w:lineRule="auto"/>
        <w:ind w:hanging="426"/>
        <w:jc w:val="both"/>
        <w:rPr>
          <w:sz w:val="21"/>
          <w:szCs w:val="22"/>
        </w:rPr>
      </w:pPr>
      <w:proofErr w:type="spellStart"/>
      <w:r>
        <w:rPr>
          <w:szCs w:val="22"/>
        </w:rPr>
        <w:t>Pahune</w:t>
      </w:r>
      <w:proofErr w:type="spellEnd"/>
      <w:r>
        <w:rPr>
          <w:szCs w:val="22"/>
        </w:rPr>
        <w:t xml:space="preserve">, S., &amp; Akhtar, Z. (2025). </w:t>
      </w:r>
      <w:proofErr w:type="spellStart"/>
      <w:r>
        <w:rPr>
          <w:szCs w:val="22"/>
        </w:rPr>
        <w:t>Transitioning</w:t>
      </w:r>
      <w:proofErr w:type="spellEnd"/>
      <w:r>
        <w:rPr>
          <w:szCs w:val="22"/>
        </w:rPr>
        <w:t xml:space="preserve"> </w:t>
      </w:r>
      <w:proofErr w:type="spellStart"/>
      <w:r>
        <w:rPr>
          <w:szCs w:val="22"/>
        </w:rPr>
        <w:t>from</w:t>
      </w:r>
      <w:proofErr w:type="spellEnd"/>
      <w:r>
        <w:rPr>
          <w:szCs w:val="22"/>
        </w:rPr>
        <w:t xml:space="preserve"> </w:t>
      </w:r>
      <w:proofErr w:type="spellStart"/>
      <w:r>
        <w:rPr>
          <w:szCs w:val="22"/>
        </w:rPr>
        <w:t>MLOps</w:t>
      </w:r>
      <w:proofErr w:type="spellEnd"/>
      <w:r>
        <w:rPr>
          <w:szCs w:val="22"/>
        </w:rPr>
        <w:t xml:space="preserve"> </w:t>
      </w:r>
      <w:proofErr w:type="spellStart"/>
      <w:r>
        <w:rPr>
          <w:szCs w:val="22"/>
        </w:rPr>
        <w:t>to</w:t>
      </w:r>
      <w:proofErr w:type="spellEnd"/>
      <w:r>
        <w:rPr>
          <w:szCs w:val="22"/>
        </w:rPr>
        <w:t xml:space="preserve"> </w:t>
      </w:r>
      <w:proofErr w:type="spellStart"/>
      <w:r>
        <w:rPr>
          <w:szCs w:val="22"/>
        </w:rPr>
        <w:t>LLMOps</w:t>
      </w:r>
      <w:proofErr w:type="spellEnd"/>
      <w:r>
        <w:rPr>
          <w:szCs w:val="22"/>
        </w:rPr>
        <w:t xml:space="preserve">: </w:t>
      </w:r>
      <w:proofErr w:type="spellStart"/>
      <w:r>
        <w:rPr>
          <w:szCs w:val="22"/>
        </w:rPr>
        <w:t>Navigating</w:t>
      </w:r>
      <w:proofErr w:type="spellEnd"/>
      <w:r>
        <w:rPr>
          <w:szCs w:val="22"/>
        </w:rPr>
        <w:t xml:space="preserve"> </w:t>
      </w:r>
      <w:proofErr w:type="spellStart"/>
      <w:r>
        <w:rPr>
          <w:szCs w:val="22"/>
        </w:rPr>
        <w:t>the</w:t>
      </w:r>
      <w:proofErr w:type="spellEnd"/>
      <w:r>
        <w:rPr>
          <w:szCs w:val="22"/>
        </w:rPr>
        <w:t xml:space="preserve"> Unique Challenges </w:t>
      </w:r>
      <w:proofErr w:type="spellStart"/>
      <w:r>
        <w:rPr>
          <w:szCs w:val="22"/>
        </w:rPr>
        <w:t>of</w:t>
      </w:r>
      <w:proofErr w:type="spellEnd"/>
      <w:r>
        <w:rPr>
          <w:szCs w:val="22"/>
        </w:rPr>
        <w:t xml:space="preserve"> Large Language Models. </w:t>
      </w:r>
      <w:r>
        <w:rPr>
          <w:i/>
          <w:iCs/>
          <w:szCs w:val="22"/>
        </w:rPr>
        <w:t>Information</w:t>
      </w:r>
      <w:r>
        <w:rPr>
          <w:szCs w:val="22"/>
        </w:rPr>
        <w:t>, 16(2), 87. https://doi.org/10.3390/info16020087</w:t>
      </w:r>
    </w:p>
    <w:p w14:paraId="6430FD12" w14:textId="77777777" w:rsidR="00691DC1" w:rsidRPr="006A7679" w:rsidRDefault="00340877" w:rsidP="006A7679">
      <w:pPr>
        <w:spacing w:after="200" w:line="276" w:lineRule="auto"/>
        <w:ind w:hanging="426"/>
        <w:jc w:val="both"/>
        <w:rPr>
          <w:sz w:val="21"/>
          <w:szCs w:val="22"/>
        </w:rPr>
      </w:pPr>
      <w:proofErr w:type="spellStart"/>
      <w:r>
        <w:rPr>
          <w:szCs w:val="22"/>
        </w:rPr>
        <w:t>Peffers</w:t>
      </w:r>
      <w:proofErr w:type="spellEnd"/>
      <w:r>
        <w:rPr>
          <w:szCs w:val="22"/>
        </w:rPr>
        <w:t xml:space="preserve">, K., </w:t>
      </w:r>
      <w:proofErr w:type="spellStart"/>
      <w:r>
        <w:rPr>
          <w:szCs w:val="22"/>
        </w:rPr>
        <w:t>Tuunanen</w:t>
      </w:r>
      <w:proofErr w:type="spellEnd"/>
      <w:r>
        <w:rPr>
          <w:szCs w:val="22"/>
        </w:rPr>
        <w:t xml:space="preserve">, T., Rothenberger, M. A., &amp; Chatterjee, S. (2007). A design </w:t>
      </w:r>
      <w:proofErr w:type="spellStart"/>
      <w:r>
        <w:rPr>
          <w:szCs w:val="22"/>
        </w:rPr>
        <w:t>science</w:t>
      </w:r>
      <w:proofErr w:type="spellEnd"/>
      <w:r>
        <w:rPr>
          <w:szCs w:val="22"/>
        </w:rPr>
        <w:t xml:space="preserve"> </w:t>
      </w:r>
      <w:proofErr w:type="spellStart"/>
      <w:r>
        <w:rPr>
          <w:szCs w:val="22"/>
        </w:rPr>
        <w:t>research</w:t>
      </w:r>
      <w:proofErr w:type="spellEnd"/>
      <w:r>
        <w:rPr>
          <w:szCs w:val="22"/>
        </w:rPr>
        <w:t xml:space="preserve"> </w:t>
      </w:r>
      <w:proofErr w:type="spellStart"/>
      <w:r>
        <w:rPr>
          <w:szCs w:val="22"/>
        </w:rPr>
        <w:t>methodology</w:t>
      </w:r>
      <w:proofErr w:type="spellEnd"/>
      <w:r>
        <w:rPr>
          <w:szCs w:val="22"/>
        </w:rPr>
        <w:t xml:space="preserve"> </w:t>
      </w:r>
      <w:proofErr w:type="spellStart"/>
      <w:r>
        <w:rPr>
          <w:szCs w:val="22"/>
        </w:rPr>
        <w:t>for</w:t>
      </w:r>
      <w:proofErr w:type="spellEnd"/>
      <w:r>
        <w:rPr>
          <w:szCs w:val="22"/>
        </w:rPr>
        <w:t xml:space="preserve"> </w:t>
      </w:r>
      <w:proofErr w:type="spellStart"/>
      <w:r>
        <w:rPr>
          <w:szCs w:val="22"/>
        </w:rPr>
        <w:t>information</w:t>
      </w:r>
      <w:proofErr w:type="spellEnd"/>
      <w:r>
        <w:rPr>
          <w:szCs w:val="22"/>
        </w:rPr>
        <w:t xml:space="preserve"> </w:t>
      </w:r>
      <w:proofErr w:type="spellStart"/>
      <w:r>
        <w:rPr>
          <w:szCs w:val="22"/>
        </w:rPr>
        <w:t>systems</w:t>
      </w:r>
      <w:proofErr w:type="spellEnd"/>
      <w:r>
        <w:rPr>
          <w:szCs w:val="22"/>
        </w:rPr>
        <w:t xml:space="preserve"> </w:t>
      </w:r>
      <w:proofErr w:type="spellStart"/>
      <w:r>
        <w:rPr>
          <w:szCs w:val="22"/>
        </w:rPr>
        <w:t>research</w:t>
      </w:r>
      <w:proofErr w:type="spellEnd"/>
      <w:r>
        <w:rPr>
          <w:szCs w:val="22"/>
        </w:rPr>
        <w:t xml:space="preserve">. </w:t>
      </w:r>
      <w:r>
        <w:rPr>
          <w:i/>
          <w:iCs/>
          <w:szCs w:val="22"/>
        </w:rPr>
        <w:t xml:space="preserve">Journal </w:t>
      </w:r>
      <w:proofErr w:type="spellStart"/>
      <w:r>
        <w:rPr>
          <w:i/>
          <w:iCs/>
          <w:szCs w:val="22"/>
        </w:rPr>
        <w:t>of</w:t>
      </w:r>
      <w:proofErr w:type="spellEnd"/>
      <w:r>
        <w:rPr>
          <w:i/>
          <w:iCs/>
          <w:szCs w:val="22"/>
        </w:rPr>
        <w:t xml:space="preserve"> Management Information Systems</w:t>
      </w:r>
      <w:r>
        <w:rPr>
          <w:szCs w:val="22"/>
        </w:rPr>
        <w:t>, 24(3), 45–77. https://doi.org/10.2753/MIS0742-1222240302</w:t>
      </w:r>
    </w:p>
    <w:p w14:paraId="466983EA" w14:textId="77777777" w:rsidR="00691DC1" w:rsidRPr="006A7679" w:rsidRDefault="00340877" w:rsidP="006A7679">
      <w:pPr>
        <w:spacing w:after="200" w:line="276" w:lineRule="auto"/>
        <w:ind w:hanging="426"/>
        <w:jc w:val="both"/>
        <w:rPr>
          <w:sz w:val="21"/>
          <w:szCs w:val="22"/>
        </w:rPr>
      </w:pPr>
      <w:proofErr w:type="spellStart"/>
      <w:r>
        <w:rPr>
          <w:szCs w:val="22"/>
        </w:rPr>
        <w:t>Polyakovska</w:t>
      </w:r>
      <w:proofErr w:type="spellEnd"/>
      <w:r>
        <w:rPr>
          <w:szCs w:val="22"/>
        </w:rPr>
        <w:t xml:space="preserve">, N. O. (2025). </w:t>
      </w:r>
      <w:proofErr w:type="spellStart"/>
      <w:r>
        <w:rPr>
          <w:szCs w:val="22"/>
        </w:rPr>
        <w:t>Towards</w:t>
      </w:r>
      <w:proofErr w:type="spellEnd"/>
      <w:r>
        <w:rPr>
          <w:szCs w:val="22"/>
        </w:rPr>
        <w:t xml:space="preserve"> a </w:t>
      </w:r>
      <w:proofErr w:type="spellStart"/>
      <w:r>
        <w:rPr>
          <w:szCs w:val="22"/>
        </w:rPr>
        <w:t>Practical</w:t>
      </w:r>
      <w:proofErr w:type="spellEnd"/>
      <w:r>
        <w:rPr>
          <w:szCs w:val="22"/>
        </w:rPr>
        <w:t xml:space="preserve"> Framework </w:t>
      </w:r>
      <w:proofErr w:type="spellStart"/>
      <w:r>
        <w:rPr>
          <w:szCs w:val="22"/>
        </w:rPr>
        <w:t>for</w:t>
      </w:r>
      <w:proofErr w:type="spellEnd"/>
      <w:r>
        <w:rPr>
          <w:szCs w:val="22"/>
        </w:rPr>
        <w:t xml:space="preserve"> </w:t>
      </w:r>
      <w:proofErr w:type="spellStart"/>
      <w:r>
        <w:rPr>
          <w:szCs w:val="22"/>
        </w:rPr>
        <w:t>LLMOps</w:t>
      </w:r>
      <w:proofErr w:type="spellEnd"/>
      <w:r>
        <w:rPr>
          <w:szCs w:val="22"/>
        </w:rPr>
        <w:t xml:space="preserve">: Understanding and Building Operational Excellence </w:t>
      </w:r>
      <w:proofErr w:type="spellStart"/>
      <w:r>
        <w:rPr>
          <w:szCs w:val="22"/>
        </w:rPr>
        <w:t>for</w:t>
      </w:r>
      <w:proofErr w:type="spellEnd"/>
      <w:r>
        <w:rPr>
          <w:szCs w:val="22"/>
        </w:rPr>
        <w:t xml:space="preserve"> Large Language Models. </w:t>
      </w:r>
      <w:r>
        <w:rPr>
          <w:i/>
          <w:iCs/>
          <w:szCs w:val="22"/>
        </w:rPr>
        <w:t xml:space="preserve">Computer-Integrated Technologies: Education, Science, </w:t>
      </w:r>
      <w:proofErr w:type="spellStart"/>
      <w:r>
        <w:rPr>
          <w:i/>
          <w:iCs/>
          <w:szCs w:val="22"/>
        </w:rPr>
        <w:t>Production</w:t>
      </w:r>
      <w:proofErr w:type="spellEnd"/>
      <w:r>
        <w:rPr>
          <w:szCs w:val="22"/>
        </w:rPr>
        <w:t>, 58, 100–107. https://doi.org/10.36910/6775-2524-0560-2025-58-14</w:t>
      </w:r>
    </w:p>
    <w:p w14:paraId="58F682D2" w14:textId="77777777" w:rsidR="00691DC1" w:rsidRPr="006A7679" w:rsidRDefault="00340877" w:rsidP="006A7679">
      <w:pPr>
        <w:spacing w:after="200" w:line="276" w:lineRule="auto"/>
        <w:ind w:hanging="426"/>
        <w:jc w:val="both"/>
        <w:rPr>
          <w:sz w:val="21"/>
          <w:szCs w:val="22"/>
        </w:rPr>
      </w:pPr>
      <w:proofErr w:type="spellStart"/>
      <w:r>
        <w:rPr>
          <w:szCs w:val="22"/>
        </w:rPr>
        <w:t>Pourmajidi</w:t>
      </w:r>
      <w:proofErr w:type="spellEnd"/>
      <w:r>
        <w:rPr>
          <w:szCs w:val="22"/>
        </w:rPr>
        <w:t xml:space="preserve">, W., Zhang, L., Steinbacher, J., Erwin, T., &amp; </w:t>
      </w:r>
      <w:proofErr w:type="spellStart"/>
      <w:r>
        <w:rPr>
          <w:szCs w:val="22"/>
        </w:rPr>
        <w:t>Miranskyy</w:t>
      </w:r>
      <w:proofErr w:type="spellEnd"/>
      <w:r>
        <w:rPr>
          <w:szCs w:val="22"/>
        </w:rPr>
        <w:t xml:space="preserve">, A. (2025). A Reference Architecture </w:t>
      </w:r>
      <w:proofErr w:type="spellStart"/>
      <w:r>
        <w:rPr>
          <w:szCs w:val="22"/>
        </w:rPr>
        <w:t>for</w:t>
      </w:r>
      <w:proofErr w:type="spellEnd"/>
      <w:r>
        <w:rPr>
          <w:szCs w:val="22"/>
        </w:rPr>
        <w:t xml:space="preserve"> </w:t>
      </w:r>
      <w:proofErr w:type="spellStart"/>
      <w:r>
        <w:rPr>
          <w:szCs w:val="22"/>
        </w:rPr>
        <w:t>Governance</w:t>
      </w:r>
      <w:proofErr w:type="spellEnd"/>
      <w:r>
        <w:rPr>
          <w:szCs w:val="22"/>
        </w:rPr>
        <w:t xml:space="preserve"> </w:t>
      </w:r>
      <w:proofErr w:type="spellStart"/>
      <w:r>
        <w:rPr>
          <w:szCs w:val="22"/>
        </w:rPr>
        <w:t>of</w:t>
      </w:r>
      <w:proofErr w:type="spellEnd"/>
      <w:r>
        <w:rPr>
          <w:szCs w:val="22"/>
        </w:rPr>
        <w:t xml:space="preserve"> Cloud Native </w:t>
      </w:r>
      <w:proofErr w:type="spellStart"/>
      <w:r>
        <w:rPr>
          <w:szCs w:val="22"/>
        </w:rPr>
        <w:t>Applications</w:t>
      </w:r>
      <w:proofErr w:type="spellEnd"/>
      <w:r>
        <w:rPr>
          <w:szCs w:val="22"/>
        </w:rPr>
        <w:t xml:space="preserve">. </w:t>
      </w:r>
      <w:proofErr w:type="gramStart"/>
      <w:r>
        <w:rPr>
          <w:i/>
          <w:iCs/>
          <w:szCs w:val="22"/>
        </w:rPr>
        <w:t>IEEE Transactions</w:t>
      </w:r>
      <w:proofErr w:type="gramEnd"/>
      <w:r>
        <w:rPr>
          <w:i/>
          <w:iCs/>
          <w:szCs w:val="22"/>
        </w:rPr>
        <w:t xml:space="preserve"> on Cloud Computing</w:t>
      </w:r>
      <w:r>
        <w:rPr>
          <w:szCs w:val="22"/>
        </w:rPr>
        <w:t>, 13(3), 935–952. https://doi.org/10.1109/TCC.2025.3578557</w:t>
      </w:r>
    </w:p>
    <w:p w14:paraId="040591D4" w14:textId="77777777" w:rsidR="00691DC1" w:rsidRPr="006A7679" w:rsidRDefault="00340877" w:rsidP="006A7679">
      <w:pPr>
        <w:spacing w:after="200" w:line="276" w:lineRule="auto"/>
        <w:ind w:hanging="426"/>
        <w:jc w:val="both"/>
        <w:rPr>
          <w:sz w:val="21"/>
          <w:szCs w:val="22"/>
        </w:rPr>
      </w:pPr>
      <w:r>
        <w:rPr>
          <w:szCs w:val="22"/>
        </w:rPr>
        <w:t xml:space="preserve">Sinan, M., Shahin, M., &amp; </w:t>
      </w:r>
      <w:proofErr w:type="spellStart"/>
      <w:r>
        <w:rPr>
          <w:szCs w:val="22"/>
        </w:rPr>
        <w:t>Gondal</w:t>
      </w:r>
      <w:proofErr w:type="spellEnd"/>
      <w:r>
        <w:rPr>
          <w:szCs w:val="22"/>
        </w:rPr>
        <w:t xml:space="preserve">, I. (2025). </w:t>
      </w:r>
      <w:proofErr w:type="spellStart"/>
      <w:r>
        <w:rPr>
          <w:szCs w:val="22"/>
        </w:rPr>
        <w:t>Integrating</w:t>
      </w:r>
      <w:proofErr w:type="spellEnd"/>
      <w:r>
        <w:rPr>
          <w:szCs w:val="22"/>
        </w:rPr>
        <w:t xml:space="preserve"> Security Controls in </w:t>
      </w:r>
      <w:proofErr w:type="spellStart"/>
      <w:r>
        <w:rPr>
          <w:szCs w:val="22"/>
        </w:rPr>
        <w:t>DevSecOps</w:t>
      </w:r>
      <w:proofErr w:type="spellEnd"/>
      <w:r>
        <w:rPr>
          <w:szCs w:val="22"/>
        </w:rPr>
        <w:t xml:space="preserve">: Challenges, Solutions, and Future Research </w:t>
      </w:r>
      <w:proofErr w:type="spellStart"/>
      <w:r>
        <w:rPr>
          <w:szCs w:val="22"/>
        </w:rPr>
        <w:t>Directions</w:t>
      </w:r>
      <w:proofErr w:type="spellEnd"/>
      <w:r>
        <w:rPr>
          <w:szCs w:val="22"/>
        </w:rPr>
        <w:t xml:space="preserve">. </w:t>
      </w:r>
      <w:r>
        <w:rPr>
          <w:i/>
          <w:iCs/>
          <w:szCs w:val="22"/>
        </w:rPr>
        <w:t xml:space="preserve">Journal </w:t>
      </w:r>
      <w:proofErr w:type="spellStart"/>
      <w:r>
        <w:rPr>
          <w:i/>
          <w:iCs/>
          <w:szCs w:val="22"/>
        </w:rPr>
        <w:t>of</w:t>
      </w:r>
      <w:proofErr w:type="spellEnd"/>
      <w:r>
        <w:rPr>
          <w:i/>
          <w:iCs/>
          <w:szCs w:val="22"/>
        </w:rPr>
        <w:t xml:space="preserve"> Software: Evolution and </w:t>
      </w:r>
      <w:proofErr w:type="spellStart"/>
      <w:r>
        <w:rPr>
          <w:i/>
          <w:iCs/>
          <w:szCs w:val="22"/>
        </w:rPr>
        <w:t>Process</w:t>
      </w:r>
      <w:proofErr w:type="spellEnd"/>
      <w:r>
        <w:rPr>
          <w:szCs w:val="22"/>
        </w:rPr>
        <w:t>, 37, e70029. https://doi.org/10.1002/smr.70029</w:t>
      </w:r>
    </w:p>
    <w:p w14:paraId="64B815D4" w14:textId="77777777" w:rsidR="00691DC1" w:rsidRPr="006A7679" w:rsidRDefault="00340877" w:rsidP="006A7679">
      <w:pPr>
        <w:spacing w:after="200" w:line="276" w:lineRule="auto"/>
        <w:ind w:hanging="426"/>
        <w:jc w:val="both"/>
        <w:rPr>
          <w:sz w:val="21"/>
          <w:szCs w:val="22"/>
        </w:rPr>
      </w:pPr>
      <w:r>
        <w:rPr>
          <w:szCs w:val="22"/>
        </w:rPr>
        <w:t xml:space="preserve">Sinha, M., Menon, S., &amp; Sagar, R. (2024). </w:t>
      </w:r>
      <w:proofErr w:type="spellStart"/>
      <w:r>
        <w:rPr>
          <w:szCs w:val="22"/>
        </w:rPr>
        <w:t>LLMOps</w:t>
      </w:r>
      <w:proofErr w:type="spellEnd"/>
      <w:r>
        <w:rPr>
          <w:szCs w:val="22"/>
        </w:rPr>
        <w:t xml:space="preserve">: </w:t>
      </w:r>
      <w:proofErr w:type="spellStart"/>
      <w:r>
        <w:rPr>
          <w:szCs w:val="22"/>
        </w:rPr>
        <w:t>Definitions</w:t>
      </w:r>
      <w:proofErr w:type="spellEnd"/>
      <w:r>
        <w:rPr>
          <w:szCs w:val="22"/>
        </w:rPr>
        <w:t xml:space="preserve">, Framework and Best Practices. </w:t>
      </w:r>
      <w:proofErr w:type="gramStart"/>
      <w:r>
        <w:rPr>
          <w:szCs w:val="22"/>
        </w:rPr>
        <w:t xml:space="preserve">In </w:t>
      </w:r>
      <w:r>
        <w:rPr>
          <w:i/>
          <w:iCs/>
          <w:szCs w:val="22"/>
        </w:rPr>
        <w:t>2024</w:t>
      </w:r>
      <w:proofErr w:type="gramEnd"/>
      <w:r>
        <w:rPr>
          <w:i/>
          <w:iCs/>
          <w:szCs w:val="22"/>
        </w:rPr>
        <w:t xml:space="preserve"> International Conference on </w:t>
      </w:r>
      <w:proofErr w:type="spellStart"/>
      <w:r>
        <w:rPr>
          <w:i/>
          <w:iCs/>
          <w:szCs w:val="22"/>
        </w:rPr>
        <w:t>Electrical</w:t>
      </w:r>
      <w:proofErr w:type="spellEnd"/>
      <w:r>
        <w:rPr>
          <w:i/>
          <w:iCs/>
          <w:szCs w:val="22"/>
        </w:rPr>
        <w:t>, Computer and Energy Technologies (ICECET)</w:t>
      </w:r>
      <w:r>
        <w:rPr>
          <w:szCs w:val="22"/>
        </w:rPr>
        <w:t xml:space="preserve"> (S. 1–6). IEEE. https://doi.org/10.1109/ICECET61485.2024.10698359</w:t>
      </w:r>
    </w:p>
    <w:p w14:paraId="052A5F7A" w14:textId="77777777" w:rsidR="00691DC1" w:rsidRPr="006A7679" w:rsidRDefault="00340877" w:rsidP="006A7679">
      <w:pPr>
        <w:spacing w:after="200" w:line="276" w:lineRule="auto"/>
        <w:ind w:hanging="426"/>
        <w:jc w:val="both"/>
        <w:rPr>
          <w:sz w:val="21"/>
          <w:szCs w:val="22"/>
        </w:rPr>
      </w:pPr>
      <w:proofErr w:type="spellStart"/>
      <w:r>
        <w:rPr>
          <w:szCs w:val="22"/>
        </w:rPr>
        <w:t>Sovrano</w:t>
      </w:r>
      <w:proofErr w:type="spellEnd"/>
      <w:r>
        <w:rPr>
          <w:szCs w:val="22"/>
        </w:rPr>
        <w:t xml:space="preserve">, F., Hine, E., </w:t>
      </w:r>
      <w:proofErr w:type="spellStart"/>
      <w:r>
        <w:rPr>
          <w:szCs w:val="22"/>
        </w:rPr>
        <w:t>Anzolut</w:t>
      </w:r>
      <w:proofErr w:type="spellEnd"/>
      <w:r>
        <w:rPr>
          <w:szCs w:val="22"/>
        </w:rPr>
        <w:t xml:space="preserve">, S., &amp; </w:t>
      </w:r>
      <w:proofErr w:type="spellStart"/>
      <w:r>
        <w:rPr>
          <w:szCs w:val="22"/>
        </w:rPr>
        <w:t>Bacchelli</w:t>
      </w:r>
      <w:proofErr w:type="spellEnd"/>
      <w:r>
        <w:rPr>
          <w:szCs w:val="22"/>
        </w:rPr>
        <w:t xml:space="preserve">, A. (2025). </w:t>
      </w:r>
      <w:proofErr w:type="spellStart"/>
      <w:r>
        <w:rPr>
          <w:szCs w:val="22"/>
        </w:rPr>
        <w:t>Simplifying</w:t>
      </w:r>
      <w:proofErr w:type="spellEnd"/>
      <w:r>
        <w:rPr>
          <w:szCs w:val="22"/>
        </w:rPr>
        <w:t xml:space="preserve"> </w:t>
      </w:r>
      <w:proofErr w:type="spellStart"/>
      <w:r>
        <w:rPr>
          <w:szCs w:val="22"/>
        </w:rPr>
        <w:t>software</w:t>
      </w:r>
      <w:proofErr w:type="spellEnd"/>
      <w:r>
        <w:rPr>
          <w:szCs w:val="22"/>
        </w:rPr>
        <w:t xml:space="preserve"> </w:t>
      </w:r>
      <w:proofErr w:type="spellStart"/>
      <w:r>
        <w:rPr>
          <w:szCs w:val="22"/>
        </w:rPr>
        <w:t>compliance</w:t>
      </w:r>
      <w:proofErr w:type="spellEnd"/>
      <w:r>
        <w:rPr>
          <w:szCs w:val="22"/>
        </w:rPr>
        <w:t xml:space="preserve">: AI </w:t>
      </w:r>
      <w:proofErr w:type="spellStart"/>
      <w:r>
        <w:rPr>
          <w:szCs w:val="22"/>
        </w:rPr>
        <w:t>technologies</w:t>
      </w:r>
      <w:proofErr w:type="spellEnd"/>
      <w:r>
        <w:rPr>
          <w:szCs w:val="22"/>
        </w:rPr>
        <w:t xml:space="preserve"> in </w:t>
      </w:r>
      <w:proofErr w:type="spellStart"/>
      <w:r>
        <w:rPr>
          <w:szCs w:val="22"/>
        </w:rPr>
        <w:t>drafting</w:t>
      </w:r>
      <w:proofErr w:type="spellEnd"/>
      <w:r>
        <w:rPr>
          <w:szCs w:val="22"/>
        </w:rPr>
        <w:t xml:space="preserve"> </w:t>
      </w:r>
      <w:proofErr w:type="spellStart"/>
      <w:r>
        <w:rPr>
          <w:szCs w:val="22"/>
        </w:rPr>
        <w:t>technical</w:t>
      </w:r>
      <w:proofErr w:type="spellEnd"/>
      <w:r>
        <w:rPr>
          <w:szCs w:val="22"/>
        </w:rPr>
        <w:t xml:space="preserve"> </w:t>
      </w:r>
      <w:proofErr w:type="spellStart"/>
      <w:r>
        <w:rPr>
          <w:szCs w:val="22"/>
        </w:rPr>
        <w:t>documentation</w:t>
      </w:r>
      <w:proofErr w:type="spellEnd"/>
      <w:r>
        <w:rPr>
          <w:szCs w:val="22"/>
        </w:rPr>
        <w:t xml:space="preserve"> </w:t>
      </w:r>
      <w:proofErr w:type="spellStart"/>
      <w:r>
        <w:rPr>
          <w:szCs w:val="22"/>
        </w:rPr>
        <w:t>for</w:t>
      </w:r>
      <w:proofErr w:type="spellEnd"/>
      <w:r>
        <w:rPr>
          <w:szCs w:val="22"/>
        </w:rPr>
        <w:t xml:space="preserve"> </w:t>
      </w:r>
      <w:proofErr w:type="spellStart"/>
      <w:r>
        <w:rPr>
          <w:szCs w:val="22"/>
        </w:rPr>
        <w:t>the</w:t>
      </w:r>
      <w:proofErr w:type="spellEnd"/>
      <w:r>
        <w:rPr>
          <w:szCs w:val="22"/>
        </w:rPr>
        <w:t xml:space="preserve"> </w:t>
      </w:r>
      <w:proofErr w:type="gramStart"/>
      <w:r>
        <w:rPr>
          <w:szCs w:val="22"/>
        </w:rPr>
        <w:t>AI Act</w:t>
      </w:r>
      <w:proofErr w:type="gramEnd"/>
      <w:r>
        <w:rPr>
          <w:szCs w:val="22"/>
        </w:rPr>
        <w:t xml:space="preserve">. </w:t>
      </w:r>
      <w:proofErr w:type="spellStart"/>
      <w:r>
        <w:rPr>
          <w:i/>
          <w:iCs/>
          <w:szCs w:val="22"/>
        </w:rPr>
        <w:t>Empirical</w:t>
      </w:r>
      <w:proofErr w:type="spellEnd"/>
      <w:r>
        <w:rPr>
          <w:i/>
          <w:iCs/>
          <w:szCs w:val="22"/>
        </w:rPr>
        <w:t xml:space="preserve"> Software Engineering</w:t>
      </w:r>
      <w:r>
        <w:rPr>
          <w:szCs w:val="22"/>
        </w:rPr>
        <w:t>, 30, 91. https://doi.org/10.1007/s10664-025-10620-y</w:t>
      </w:r>
    </w:p>
    <w:p w14:paraId="459D8FA8" w14:textId="77777777" w:rsidR="00691DC1" w:rsidRPr="006A7679" w:rsidRDefault="00340877" w:rsidP="006A7679">
      <w:pPr>
        <w:spacing w:after="200" w:line="276" w:lineRule="auto"/>
        <w:ind w:hanging="426"/>
        <w:jc w:val="both"/>
        <w:rPr>
          <w:sz w:val="21"/>
          <w:szCs w:val="22"/>
        </w:rPr>
      </w:pPr>
      <w:r>
        <w:rPr>
          <w:szCs w:val="22"/>
        </w:rPr>
        <w:lastRenderedPageBreak/>
        <w:t xml:space="preserve">Stone, J., Patel, R., </w:t>
      </w:r>
      <w:proofErr w:type="spellStart"/>
      <w:r>
        <w:rPr>
          <w:szCs w:val="22"/>
        </w:rPr>
        <w:t>Ghiasi</w:t>
      </w:r>
      <w:proofErr w:type="spellEnd"/>
      <w:r>
        <w:rPr>
          <w:szCs w:val="22"/>
        </w:rPr>
        <w:t xml:space="preserve">, F., Mittal, S., &amp; Rahimi, S. (2025). </w:t>
      </w:r>
      <w:proofErr w:type="spellStart"/>
      <w:r>
        <w:rPr>
          <w:szCs w:val="22"/>
        </w:rPr>
        <w:t>Navigating</w:t>
      </w:r>
      <w:proofErr w:type="spellEnd"/>
      <w:r>
        <w:rPr>
          <w:szCs w:val="22"/>
        </w:rPr>
        <w:t xml:space="preserve"> </w:t>
      </w:r>
      <w:proofErr w:type="spellStart"/>
      <w:r>
        <w:rPr>
          <w:szCs w:val="22"/>
        </w:rPr>
        <w:t>MLOps</w:t>
      </w:r>
      <w:proofErr w:type="spellEnd"/>
      <w:r>
        <w:rPr>
          <w:szCs w:val="22"/>
        </w:rPr>
        <w:t xml:space="preserve">: </w:t>
      </w:r>
      <w:proofErr w:type="spellStart"/>
      <w:r>
        <w:rPr>
          <w:szCs w:val="22"/>
        </w:rPr>
        <w:t>Insights</w:t>
      </w:r>
      <w:proofErr w:type="spellEnd"/>
      <w:r>
        <w:rPr>
          <w:szCs w:val="22"/>
        </w:rPr>
        <w:t xml:space="preserve"> </w:t>
      </w:r>
      <w:proofErr w:type="spellStart"/>
      <w:r>
        <w:rPr>
          <w:szCs w:val="22"/>
        </w:rPr>
        <w:t>into</w:t>
      </w:r>
      <w:proofErr w:type="spellEnd"/>
      <w:r>
        <w:rPr>
          <w:szCs w:val="22"/>
        </w:rPr>
        <w:t xml:space="preserve"> </w:t>
      </w:r>
      <w:proofErr w:type="spellStart"/>
      <w:r>
        <w:rPr>
          <w:szCs w:val="22"/>
        </w:rPr>
        <w:t>Maturity</w:t>
      </w:r>
      <w:proofErr w:type="spellEnd"/>
      <w:r>
        <w:rPr>
          <w:szCs w:val="22"/>
        </w:rPr>
        <w:t xml:space="preserve">, Lifecycle, Tools, and </w:t>
      </w:r>
      <w:proofErr w:type="spellStart"/>
      <w:r>
        <w:rPr>
          <w:szCs w:val="22"/>
        </w:rPr>
        <w:t>Careers</w:t>
      </w:r>
      <w:proofErr w:type="spellEnd"/>
      <w:r>
        <w:rPr>
          <w:szCs w:val="22"/>
        </w:rPr>
        <w:t xml:space="preserve">. </w:t>
      </w:r>
      <w:r>
        <w:rPr>
          <w:i/>
          <w:iCs/>
          <w:szCs w:val="22"/>
        </w:rPr>
        <w:t xml:space="preserve">2025 IEEE Conference on </w:t>
      </w:r>
      <w:proofErr w:type="spellStart"/>
      <w:r>
        <w:rPr>
          <w:i/>
          <w:iCs/>
          <w:szCs w:val="22"/>
        </w:rPr>
        <w:t>Artificial</w:t>
      </w:r>
      <w:proofErr w:type="spellEnd"/>
      <w:r>
        <w:rPr>
          <w:i/>
          <w:iCs/>
          <w:szCs w:val="22"/>
        </w:rPr>
        <w:t xml:space="preserve"> Intelligence (CAI)</w:t>
      </w:r>
      <w:r>
        <w:rPr>
          <w:szCs w:val="22"/>
        </w:rPr>
        <w:t>, 643–650. https://doi.org/10.1109/CAI64502.2025.00118</w:t>
      </w:r>
    </w:p>
    <w:p w14:paraId="489CECAF" w14:textId="77777777" w:rsidR="00691DC1" w:rsidRPr="006A7679" w:rsidRDefault="00340877" w:rsidP="006A7679">
      <w:pPr>
        <w:spacing w:after="200" w:line="276" w:lineRule="auto"/>
        <w:ind w:hanging="426"/>
        <w:jc w:val="both"/>
        <w:rPr>
          <w:sz w:val="21"/>
          <w:szCs w:val="22"/>
        </w:rPr>
      </w:pPr>
      <w:proofErr w:type="spellStart"/>
      <w:r>
        <w:rPr>
          <w:szCs w:val="22"/>
        </w:rPr>
        <w:t>Taeihagh</w:t>
      </w:r>
      <w:proofErr w:type="spellEnd"/>
      <w:r>
        <w:rPr>
          <w:szCs w:val="22"/>
        </w:rPr>
        <w:t xml:space="preserve">, A. (2025). </w:t>
      </w:r>
      <w:proofErr w:type="spellStart"/>
      <w:r>
        <w:rPr>
          <w:szCs w:val="22"/>
        </w:rPr>
        <w:t>Governance</w:t>
      </w:r>
      <w:proofErr w:type="spellEnd"/>
      <w:r>
        <w:rPr>
          <w:szCs w:val="22"/>
        </w:rPr>
        <w:t xml:space="preserve"> </w:t>
      </w:r>
      <w:proofErr w:type="spellStart"/>
      <w:r>
        <w:rPr>
          <w:szCs w:val="22"/>
        </w:rPr>
        <w:t>of</w:t>
      </w:r>
      <w:proofErr w:type="spellEnd"/>
      <w:r>
        <w:rPr>
          <w:szCs w:val="22"/>
        </w:rPr>
        <w:t xml:space="preserve"> Generative AI. </w:t>
      </w:r>
      <w:r>
        <w:rPr>
          <w:i/>
          <w:iCs/>
          <w:szCs w:val="22"/>
        </w:rPr>
        <w:t>Policy and Society</w:t>
      </w:r>
      <w:r>
        <w:rPr>
          <w:szCs w:val="22"/>
        </w:rPr>
        <w:t>, 44(1), 1–22. https://doi.org/10.1093/polsoc/puaf001</w:t>
      </w:r>
    </w:p>
    <w:p w14:paraId="4730C872" w14:textId="77777777" w:rsidR="00691DC1" w:rsidRPr="006A7679" w:rsidRDefault="00340877" w:rsidP="006A7679">
      <w:pPr>
        <w:spacing w:after="200" w:line="276" w:lineRule="auto"/>
        <w:ind w:hanging="426"/>
        <w:jc w:val="both"/>
        <w:rPr>
          <w:sz w:val="21"/>
          <w:szCs w:val="22"/>
        </w:rPr>
      </w:pPr>
      <w:proofErr w:type="spellStart"/>
      <w:r>
        <w:rPr>
          <w:szCs w:val="22"/>
        </w:rPr>
        <w:t>Tantithamthavorn</w:t>
      </w:r>
      <w:proofErr w:type="spellEnd"/>
      <w:r>
        <w:rPr>
          <w:szCs w:val="22"/>
        </w:rPr>
        <w:t xml:space="preserve">, C. K., </w:t>
      </w:r>
      <w:proofErr w:type="spellStart"/>
      <w:r>
        <w:rPr>
          <w:szCs w:val="22"/>
        </w:rPr>
        <w:t>Palomba</w:t>
      </w:r>
      <w:proofErr w:type="spellEnd"/>
      <w:r>
        <w:rPr>
          <w:szCs w:val="22"/>
        </w:rPr>
        <w:t xml:space="preserve">, F., </w:t>
      </w:r>
      <w:proofErr w:type="spellStart"/>
      <w:r>
        <w:rPr>
          <w:szCs w:val="22"/>
        </w:rPr>
        <w:t>Khomh</w:t>
      </w:r>
      <w:proofErr w:type="spellEnd"/>
      <w:r>
        <w:rPr>
          <w:szCs w:val="22"/>
        </w:rPr>
        <w:t xml:space="preserve">, F., &amp; Chua, J. J. (2025). </w:t>
      </w:r>
      <w:proofErr w:type="spellStart"/>
      <w:r>
        <w:rPr>
          <w:szCs w:val="22"/>
        </w:rPr>
        <w:t>MLOps</w:t>
      </w:r>
      <w:proofErr w:type="spellEnd"/>
      <w:r>
        <w:rPr>
          <w:szCs w:val="22"/>
        </w:rPr>
        <w:t xml:space="preserve">, </w:t>
      </w:r>
      <w:proofErr w:type="spellStart"/>
      <w:r>
        <w:rPr>
          <w:szCs w:val="22"/>
        </w:rPr>
        <w:t>LLMOps</w:t>
      </w:r>
      <w:proofErr w:type="spellEnd"/>
      <w:r>
        <w:rPr>
          <w:szCs w:val="22"/>
        </w:rPr>
        <w:t xml:space="preserve">, </w:t>
      </w:r>
      <w:proofErr w:type="spellStart"/>
      <w:r>
        <w:rPr>
          <w:szCs w:val="22"/>
        </w:rPr>
        <w:t>FMOps</w:t>
      </w:r>
      <w:proofErr w:type="spellEnd"/>
      <w:r>
        <w:rPr>
          <w:szCs w:val="22"/>
        </w:rPr>
        <w:t xml:space="preserve">, and </w:t>
      </w:r>
      <w:proofErr w:type="spellStart"/>
      <w:r>
        <w:rPr>
          <w:szCs w:val="22"/>
        </w:rPr>
        <w:t>Beyond</w:t>
      </w:r>
      <w:proofErr w:type="spellEnd"/>
      <w:r>
        <w:rPr>
          <w:szCs w:val="22"/>
        </w:rPr>
        <w:t xml:space="preserve">. </w:t>
      </w:r>
      <w:proofErr w:type="gramStart"/>
      <w:r>
        <w:rPr>
          <w:i/>
          <w:iCs/>
          <w:szCs w:val="22"/>
        </w:rPr>
        <w:t>IEEE Software</w:t>
      </w:r>
      <w:proofErr w:type="gramEnd"/>
      <w:r>
        <w:rPr>
          <w:szCs w:val="22"/>
        </w:rPr>
        <w:t>, 42(1), 26–32. https://doi.org/10.1109/MS.2024.3477014</w:t>
      </w:r>
    </w:p>
    <w:p w14:paraId="35869335" w14:textId="77777777" w:rsidR="00691DC1" w:rsidRPr="006A7679" w:rsidRDefault="00340877" w:rsidP="006A7679">
      <w:pPr>
        <w:spacing w:after="200" w:line="276" w:lineRule="auto"/>
        <w:ind w:hanging="426"/>
        <w:jc w:val="both"/>
        <w:rPr>
          <w:sz w:val="21"/>
          <w:szCs w:val="22"/>
        </w:rPr>
      </w:pPr>
      <w:r>
        <w:rPr>
          <w:szCs w:val="22"/>
        </w:rPr>
        <w:t xml:space="preserve">vom Brocke, J., &amp; </w:t>
      </w:r>
      <w:proofErr w:type="spellStart"/>
      <w:r>
        <w:rPr>
          <w:szCs w:val="22"/>
        </w:rPr>
        <w:t>Maedche</w:t>
      </w:r>
      <w:proofErr w:type="spellEnd"/>
      <w:r>
        <w:rPr>
          <w:szCs w:val="22"/>
        </w:rPr>
        <w:t xml:space="preserve">, A. (2019). The DSR </w:t>
      </w:r>
      <w:proofErr w:type="spellStart"/>
      <w:r>
        <w:rPr>
          <w:szCs w:val="22"/>
        </w:rPr>
        <w:t>grid</w:t>
      </w:r>
      <w:proofErr w:type="spellEnd"/>
      <w:r>
        <w:rPr>
          <w:szCs w:val="22"/>
        </w:rPr>
        <w:t xml:space="preserve">: Six </w:t>
      </w:r>
      <w:proofErr w:type="spellStart"/>
      <w:r>
        <w:rPr>
          <w:szCs w:val="22"/>
        </w:rPr>
        <w:t>core</w:t>
      </w:r>
      <w:proofErr w:type="spellEnd"/>
      <w:r>
        <w:rPr>
          <w:szCs w:val="22"/>
        </w:rPr>
        <w:t xml:space="preserve"> </w:t>
      </w:r>
      <w:proofErr w:type="spellStart"/>
      <w:r>
        <w:rPr>
          <w:szCs w:val="22"/>
        </w:rPr>
        <w:t>dimensions</w:t>
      </w:r>
      <w:proofErr w:type="spellEnd"/>
      <w:r>
        <w:rPr>
          <w:szCs w:val="22"/>
        </w:rPr>
        <w:t xml:space="preserve"> </w:t>
      </w:r>
      <w:proofErr w:type="spellStart"/>
      <w:r>
        <w:rPr>
          <w:szCs w:val="22"/>
        </w:rPr>
        <w:t>for</w:t>
      </w:r>
      <w:proofErr w:type="spellEnd"/>
      <w:r>
        <w:rPr>
          <w:szCs w:val="22"/>
        </w:rPr>
        <w:t xml:space="preserve"> </w:t>
      </w:r>
      <w:proofErr w:type="spellStart"/>
      <w:r>
        <w:rPr>
          <w:szCs w:val="22"/>
        </w:rPr>
        <w:t>effectively</w:t>
      </w:r>
      <w:proofErr w:type="spellEnd"/>
      <w:r>
        <w:rPr>
          <w:szCs w:val="22"/>
        </w:rPr>
        <w:t xml:space="preserve"> </w:t>
      </w:r>
      <w:proofErr w:type="spellStart"/>
      <w:r>
        <w:rPr>
          <w:szCs w:val="22"/>
        </w:rPr>
        <w:t>planning</w:t>
      </w:r>
      <w:proofErr w:type="spellEnd"/>
      <w:r>
        <w:rPr>
          <w:szCs w:val="22"/>
        </w:rPr>
        <w:t xml:space="preserve"> and </w:t>
      </w:r>
      <w:proofErr w:type="spellStart"/>
      <w:r>
        <w:rPr>
          <w:szCs w:val="22"/>
        </w:rPr>
        <w:t>communicating</w:t>
      </w:r>
      <w:proofErr w:type="spellEnd"/>
      <w:r>
        <w:rPr>
          <w:szCs w:val="22"/>
        </w:rPr>
        <w:t xml:space="preserve"> design </w:t>
      </w:r>
      <w:proofErr w:type="spellStart"/>
      <w:r>
        <w:rPr>
          <w:szCs w:val="22"/>
        </w:rPr>
        <w:t>science</w:t>
      </w:r>
      <w:proofErr w:type="spellEnd"/>
      <w:r>
        <w:rPr>
          <w:szCs w:val="22"/>
        </w:rPr>
        <w:t xml:space="preserve"> </w:t>
      </w:r>
      <w:proofErr w:type="spellStart"/>
      <w:r>
        <w:rPr>
          <w:szCs w:val="22"/>
        </w:rPr>
        <w:t>research</w:t>
      </w:r>
      <w:proofErr w:type="spellEnd"/>
      <w:r>
        <w:rPr>
          <w:szCs w:val="22"/>
        </w:rPr>
        <w:t xml:space="preserve"> </w:t>
      </w:r>
      <w:proofErr w:type="spellStart"/>
      <w:r>
        <w:rPr>
          <w:szCs w:val="22"/>
        </w:rPr>
        <w:t>projects</w:t>
      </w:r>
      <w:proofErr w:type="spellEnd"/>
      <w:r>
        <w:rPr>
          <w:szCs w:val="22"/>
        </w:rPr>
        <w:t xml:space="preserve">. </w:t>
      </w:r>
      <w:r>
        <w:rPr>
          <w:i/>
          <w:iCs/>
          <w:szCs w:val="22"/>
        </w:rPr>
        <w:t xml:space="preserve">Electronic </w:t>
      </w:r>
      <w:proofErr w:type="spellStart"/>
      <w:r>
        <w:rPr>
          <w:i/>
          <w:iCs/>
          <w:szCs w:val="22"/>
        </w:rPr>
        <w:t>Markets</w:t>
      </w:r>
      <w:proofErr w:type="spellEnd"/>
      <w:r>
        <w:rPr>
          <w:szCs w:val="22"/>
        </w:rPr>
        <w:t>, 29(3), 379–385. https://doi.org/10.1007/s12525-019-00358-7</w:t>
      </w:r>
    </w:p>
    <w:p w14:paraId="06CA3146" w14:textId="77777777" w:rsidR="00691DC1" w:rsidRPr="006A7679" w:rsidRDefault="00340877" w:rsidP="006A7679">
      <w:pPr>
        <w:spacing w:after="200" w:line="276" w:lineRule="auto"/>
        <w:ind w:hanging="426"/>
        <w:jc w:val="both"/>
        <w:rPr>
          <w:sz w:val="21"/>
          <w:szCs w:val="22"/>
        </w:rPr>
      </w:pPr>
      <w:r>
        <w:rPr>
          <w:szCs w:val="22"/>
        </w:rPr>
        <w:t xml:space="preserve">Wang, K., Zhang, G., Zhou, Z., Wu, J., </w:t>
      </w:r>
      <w:proofErr w:type="spellStart"/>
      <w:r>
        <w:rPr>
          <w:szCs w:val="22"/>
        </w:rPr>
        <w:t>Yu</w:t>
      </w:r>
      <w:proofErr w:type="spellEnd"/>
      <w:r>
        <w:rPr>
          <w:szCs w:val="22"/>
        </w:rPr>
        <w:t xml:space="preserve">, M., Zhao, S., Yin, C., Fu, J., Yan, Y., Luo, H., Lin, L., </w:t>
      </w:r>
      <w:proofErr w:type="spellStart"/>
      <w:r>
        <w:rPr>
          <w:szCs w:val="22"/>
        </w:rPr>
        <w:t>Xu</w:t>
      </w:r>
      <w:proofErr w:type="spellEnd"/>
      <w:r>
        <w:rPr>
          <w:szCs w:val="22"/>
        </w:rPr>
        <w:t xml:space="preserve">, Z., Lu, H., Cao, X., Zhou, X., Jin, W., Meng, F., </w:t>
      </w:r>
      <w:proofErr w:type="spellStart"/>
      <w:r>
        <w:rPr>
          <w:szCs w:val="22"/>
        </w:rPr>
        <w:t>Xu</w:t>
      </w:r>
      <w:proofErr w:type="spellEnd"/>
      <w:r>
        <w:rPr>
          <w:szCs w:val="22"/>
        </w:rPr>
        <w:t xml:space="preserve">, S., Mao, J., … Liu, Y. (2025). A </w:t>
      </w:r>
      <w:proofErr w:type="spellStart"/>
      <w:r>
        <w:rPr>
          <w:szCs w:val="22"/>
        </w:rPr>
        <w:t>Comprehensive</w:t>
      </w:r>
      <w:proofErr w:type="spellEnd"/>
      <w:r>
        <w:rPr>
          <w:szCs w:val="22"/>
        </w:rPr>
        <w:t xml:space="preserve"> Survey in LLM(-Agent) </w:t>
      </w:r>
      <w:proofErr w:type="spellStart"/>
      <w:r>
        <w:rPr>
          <w:szCs w:val="22"/>
        </w:rPr>
        <w:t>Full</w:t>
      </w:r>
      <w:proofErr w:type="spellEnd"/>
      <w:r>
        <w:rPr>
          <w:szCs w:val="22"/>
        </w:rPr>
        <w:t xml:space="preserve"> Stack </w:t>
      </w:r>
      <w:proofErr w:type="spellStart"/>
      <w:r>
        <w:rPr>
          <w:szCs w:val="22"/>
        </w:rPr>
        <w:t>Safety</w:t>
      </w:r>
      <w:proofErr w:type="spellEnd"/>
      <w:r>
        <w:rPr>
          <w:szCs w:val="22"/>
        </w:rPr>
        <w:t xml:space="preserve">: Data, Training and </w:t>
      </w:r>
      <w:proofErr w:type="spellStart"/>
      <w:r>
        <w:rPr>
          <w:szCs w:val="22"/>
        </w:rPr>
        <w:t>Deployment</w:t>
      </w:r>
      <w:proofErr w:type="spellEnd"/>
      <w:r>
        <w:rPr>
          <w:szCs w:val="22"/>
        </w:rPr>
        <w:t xml:space="preserve"> (Version 4). </w:t>
      </w:r>
      <w:proofErr w:type="spellStart"/>
      <w:r>
        <w:rPr>
          <w:szCs w:val="22"/>
        </w:rPr>
        <w:t>arXiv</w:t>
      </w:r>
      <w:proofErr w:type="spellEnd"/>
      <w:r>
        <w:rPr>
          <w:szCs w:val="22"/>
        </w:rPr>
        <w:t>. https://doi.org/10.48550/ARXIV.2504.15585</w:t>
      </w:r>
    </w:p>
    <w:p w14:paraId="15D0F5D1" w14:textId="77777777" w:rsidR="00691DC1" w:rsidRPr="006A7679" w:rsidRDefault="00340877" w:rsidP="006A7679">
      <w:pPr>
        <w:spacing w:after="200" w:line="276" w:lineRule="auto"/>
        <w:ind w:hanging="426"/>
        <w:jc w:val="both"/>
        <w:rPr>
          <w:sz w:val="21"/>
          <w:szCs w:val="22"/>
        </w:rPr>
      </w:pPr>
      <w:proofErr w:type="spellStart"/>
      <w:r>
        <w:rPr>
          <w:szCs w:val="22"/>
        </w:rPr>
        <w:t>Xu</w:t>
      </w:r>
      <w:proofErr w:type="spellEnd"/>
      <w:r>
        <w:rPr>
          <w:szCs w:val="22"/>
        </w:rPr>
        <w:t xml:space="preserve">, X., </w:t>
      </w:r>
      <w:proofErr w:type="spellStart"/>
      <w:r>
        <w:rPr>
          <w:szCs w:val="22"/>
        </w:rPr>
        <w:t>Weytjens</w:t>
      </w:r>
      <w:proofErr w:type="spellEnd"/>
      <w:r>
        <w:rPr>
          <w:szCs w:val="22"/>
        </w:rPr>
        <w:t xml:space="preserve">, H., Zhang, D., Lu, Q., Weber, I., &amp; Zhu, L. (2025). </w:t>
      </w:r>
      <w:proofErr w:type="spellStart"/>
      <w:r>
        <w:rPr>
          <w:szCs w:val="22"/>
        </w:rPr>
        <w:t>RAGOps</w:t>
      </w:r>
      <w:proofErr w:type="spellEnd"/>
      <w:r>
        <w:rPr>
          <w:szCs w:val="22"/>
        </w:rPr>
        <w:t>: Operating and Managing Retrieval-</w:t>
      </w:r>
      <w:proofErr w:type="spellStart"/>
      <w:r>
        <w:rPr>
          <w:szCs w:val="22"/>
        </w:rPr>
        <w:t>Augmented</w:t>
      </w:r>
      <w:proofErr w:type="spellEnd"/>
      <w:r>
        <w:rPr>
          <w:szCs w:val="22"/>
        </w:rPr>
        <w:t xml:space="preserve"> Generation Pipelines (Version 1). </w:t>
      </w:r>
      <w:proofErr w:type="spellStart"/>
      <w:r>
        <w:rPr>
          <w:szCs w:val="22"/>
        </w:rPr>
        <w:t>arXiv</w:t>
      </w:r>
      <w:proofErr w:type="spellEnd"/>
      <w:r>
        <w:rPr>
          <w:szCs w:val="22"/>
        </w:rPr>
        <w:t>. https://doi.org/10.48550/ARXIV.2506.03401</w:t>
      </w:r>
    </w:p>
    <w:p w14:paraId="0C730CEC" w14:textId="77777777" w:rsidR="00691DC1" w:rsidRPr="006A7679" w:rsidRDefault="00340877" w:rsidP="006A7679">
      <w:pPr>
        <w:spacing w:after="200" w:line="276" w:lineRule="auto"/>
        <w:ind w:hanging="426"/>
        <w:jc w:val="both"/>
        <w:rPr>
          <w:sz w:val="21"/>
          <w:szCs w:val="22"/>
        </w:rPr>
      </w:pPr>
      <w:r>
        <w:rPr>
          <w:szCs w:val="22"/>
        </w:rPr>
        <w:t xml:space="preserve">Angelov, S., </w:t>
      </w:r>
      <w:proofErr w:type="spellStart"/>
      <w:r>
        <w:rPr>
          <w:szCs w:val="22"/>
        </w:rPr>
        <w:t>Grefen</w:t>
      </w:r>
      <w:proofErr w:type="spellEnd"/>
      <w:r>
        <w:rPr>
          <w:szCs w:val="22"/>
        </w:rPr>
        <w:t xml:space="preserve">, P., &amp; </w:t>
      </w:r>
      <w:proofErr w:type="spellStart"/>
      <w:r>
        <w:rPr>
          <w:szCs w:val="22"/>
        </w:rPr>
        <w:t>Greefhorst</w:t>
      </w:r>
      <w:proofErr w:type="spellEnd"/>
      <w:r>
        <w:rPr>
          <w:szCs w:val="22"/>
        </w:rPr>
        <w:t xml:space="preserve">, D. (2012). A </w:t>
      </w:r>
      <w:proofErr w:type="spellStart"/>
      <w:r>
        <w:rPr>
          <w:szCs w:val="22"/>
        </w:rPr>
        <w:t>framework</w:t>
      </w:r>
      <w:proofErr w:type="spellEnd"/>
      <w:r>
        <w:rPr>
          <w:szCs w:val="22"/>
        </w:rPr>
        <w:t xml:space="preserve"> </w:t>
      </w:r>
      <w:proofErr w:type="spellStart"/>
      <w:r>
        <w:rPr>
          <w:szCs w:val="22"/>
        </w:rPr>
        <w:t>for</w:t>
      </w:r>
      <w:proofErr w:type="spellEnd"/>
      <w:r>
        <w:rPr>
          <w:szCs w:val="22"/>
        </w:rPr>
        <w:t xml:space="preserve"> </w:t>
      </w:r>
      <w:proofErr w:type="spellStart"/>
      <w:r>
        <w:rPr>
          <w:szCs w:val="22"/>
        </w:rPr>
        <w:t>analysis</w:t>
      </w:r>
      <w:proofErr w:type="spellEnd"/>
      <w:r>
        <w:rPr>
          <w:szCs w:val="22"/>
        </w:rPr>
        <w:t xml:space="preserve"> and design </w:t>
      </w:r>
      <w:proofErr w:type="spellStart"/>
      <w:r>
        <w:rPr>
          <w:szCs w:val="22"/>
        </w:rPr>
        <w:t>of</w:t>
      </w:r>
      <w:proofErr w:type="spellEnd"/>
      <w:r>
        <w:rPr>
          <w:szCs w:val="22"/>
        </w:rPr>
        <w:t xml:space="preserve"> </w:t>
      </w:r>
      <w:proofErr w:type="spellStart"/>
      <w:r>
        <w:rPr>
          <w:szCs w:val="22"/>
        </w:rPr>
        <w:t>software</w:t>
      </w:r>
      <w:proofErr w:type="spellEnd"/>
      <w:r>
        <w:rPr>
          <w:szCs w:val="22"/>
        </w:rPr>
        <w:t xml:space="preserve"> </w:t>
      </w:r>
      <w:proofErr w:type="spellStart"/>
      <w:r>
        <w:rPr>
          <w:szCs w:val="22"/>
        </w:rPr>
        <w:t>reference</w:t>
      </w:r>
      <w:proofErr w:type="spellEnd"/>
      <w:r>
        <w:rPr>
          <w:szCs w:val="22"/>
        </w:rPr>
        <w:t xml:space="preserve"> </w:t>
      </w:r>
      <w:proofErr w:type="spellStart"/>
      <w:r>
        <w:rPr>
          <w:szCs w:val="22"/>
        </w:rPr>
        <w:t>architectures</w:t>
      </w:r>
      <w:proofErr w:type="spellEnd"/>
      <w:r>
        <w:rPr>
          <w:szCs w:val="22"/>
        </w:rPr>
        <w:t xml:space="preserve">. </w:t>
      </w:r>
      <w:r>
        <w:rPr>
          <w:i/>
          <w:iCs/>
          <w:szCs w:val="22"/>
        </w:rPr>
        <w:t>Information and Software Technology</w:t>
      </w:r>
      <w:r>
        <w:rPr>
          <w:szCs w:val="22"/>
        </w:rPr>
        <w:t>, 54(4), 417–431. https://doi.org/10.1016/j.infsof.2011.11.009</w:t>
      </w:r>
    </w:p>
    <w:p w14:paraId="34C383D7" w14:textId="77777777" w:rsidR="00691DC1" w:rsidRPr="006A7679" w:rsidRDefault="00340877" w:rsidP="006A7679">
      <w:pPr>
        <w:spacing w:after="200" w:line="276" w:lineRule="auto"/>
        <w:ind w:hanging="426"/>
        <w:jc w:val="both"/>
        <w:rPr>
          <w:sz w:val="21"/>
          <w:szCs w:val="22"/>
        </w:rPr>
      </w:pPr>
      <w:r>
        <w:rPr>
          <w:szCs w:val="22"/>
        </w:rPr>
        <w:t xml:space="preserve">International </w:t>
      </w:r>
      <w:proofErr w:type="spellStart"/>
      <w:r>
        <w:rPr>
          <w:szCs w:val="22"/>
        </w:rPr>
        <w:t>Organization</w:t>
      </w:r>
      <w:proofErr w:type="spellEnd"/>
      <w:r>
        <w:rPr>
          <w:szCs w:val="22"/>
        </w:rPr>
        <w:t xml:space="preserve"> </w:t>
      </w:r>
      <w:proofErr w:type="spellStart"/>
      <w:r>
        <w:rPr>
          <w:szCs w:val="22"/>
        </w:rPr>
        <w:t>for</w:t>
      </w:r>
      <w:proofErr w:type="spellEnd"/>
      <w:r>
        <w:rPr>
          <w:szCs w:val="22"/>
        </w:rPr>
        <w:t xml:space="preserve"> </w:t>
      </w:r>
      <w:proofErr w:type="spellStart"/>
      <w:r>
        <w:rPr>
          <w:szCs w:val="22"/>
        </w:rPr>
        <w:t>Standardization</w:t>
      </w:r>
      <w:proofErr w:type="spellEnd"/>
      <w:r>
        <w:rPr>
          <w:szCs w:val="22"/>
        </w:rPr>
        <w:t xml:space="preserve">. (2023). </w:t>
      </w:r>
      <w:r>
        <w:rPr>
          <w:i/>
          <w:iCs/>
          <w:szCs w:val="22"/>
        </w:rPr>
        <w:t xml:space="preserve">ISO/IEC 42001:2023 – Information </w:t>
      </w:r>
      <w:proofErr w:type="spellStart"/>
      <w:r>
        <w:rPr>
          <w:i/>
          <w:iCs/>
          <w:szCs w:val="22"/>
        </w:rPr>
        <w:t>technology</w:t>
      </w:r>
      <w:proofErr w:type="spellEnd"/>
      <w:r>
        <w:rPr>
          <w:i/>
          <w:iCs/>
          <w:szCs w:val="22"/>
        </w:rPr>
        <w:t xml:space="preserve"> – </w:t>
      </w:r>
      <w:proofErr w:type="spellStart"/>
      <w:r>
        <w:rPr>
          <w:i/>
          <w:iCs/>
          <w:szCs w:val="22"/>
        </w:rPr>
        <w:t>Artificial</w:t>
      </w:r>
      <w:proofErr w:type="spellEnd"/>
      <w:r>
        <w:rPr>
          <w:i/>
          <w:iCs/>
          <w:szCs w:val="22"/>
        </w:rPr>
        <w:t xml:space="preserve"> </w:t>
      </w:r>
      <w:proofErr w:type="spellStart"/>
      <w:r>
        <w:rPr>
          <w:i/>
          <w:iCs/>
          <w:szCs w:val="22"/>
        </w:rPr>
        <w:t>intelligence</w:t>
      </w:r>
      <w:proofErr w:type="spellEnd"/>
      <w:r>
        <w:rPr>
          <w:i/>
          <w:iCs/>
          <w:szCs w:val="22"/>
        </w:rPr>
        <w:t xml:space="preserve"> – Management </w:t>
      </w:r>
      <w:proofErr w:type="spellStart"/>
      <w:r>
        <w:rPr>
          <w:i/>
          <w:iCs/>
          <w:szCs w:val="22"/>
        </w:rPr>
        <w:t>system</w:t>
      </w:r>
      <w:proofErr w:type="spellEnd"/>
      <w:r>
        <w:rPr>
          <w:szCs w:val="22"/>
        </w:rPr>
        <w:t>. ISO.</w:t>
      </w:r>
    </w:p>
    <w:p w14:paraId="4BA59B3B" w14:textId="77777777" w:rsidR="00691DC1" w:rsidRPr="006A7679" w:rsidRDefault="00340877" w:rsidP="006A7679">
      <w:pPr>
        <w:spacing w:after="200" w:line="276" w:lineRule="auto"/>
        <w:ind w:hanging="426"/>
        <w:jc w:val="both"/>
        <w:rPr>
          <w:sz w:val="21"/>
          <w:szCs w:val="22"/>
        </w:rPr>
      </w:pPr>
      <w:r>
        <w:rPr>
          <w:szCs w:val="22"/>
        </w:rPr>
        <w:t xml:space="preserve">Mayring, P. (2015). </w:t>
      </w:r>
      <w:r>
        <w:rPr>
          <w:i/>
          <w:iCs/>
          <w:szCs w:val="22"/>
        </w:rPr>
        <w:t>Qualitative Inhaltsanalyse: Grundlagen und Techniken</w:t>
      </w:r>
      <w:r>
        <w:rPr>
          <w:szCs w:val="22"/>
        </w:rPr>
        <w:t xml:space="preserve"> (12. Aufl.). Beltz.</w:t>
      </w:r>
    </w:p>
    <w:p w14:paraId="2B411541" w14:textId="77777777" w:rsidR="00D56D66" w:rsidRPr="00D56D66" w:rsidRDefault="00D56D66" w:rsidP="00D56D66">
      <w:pPr>
        <w:spacing w:after="200" w:line="276" w:lineRule="auto"/>
        <w:ind w:hanging="426"/>
        <w:jc w:val="both"/>
        <w:rPr>
          <w:szCs w:val="22"/>
        </w:rPr>
      </w:pPr>
      <w:r>
        <w:rPr>
          <w:szCs w:val="22"/>
        </w:rPr>
        <w:t xml:space="preserve">Winter, R., &amp; Fischer, R. (2006). Essential Layers, </w:t>
      </w:r>
      <w:proofErr w:type="spellStart"/>
      <w:r>
        <w:rPr>
          <w:szCs w:val="22"/>
        </w:rPr>
        <w:t>Artifacts</w:t>
      </w:r>
      <w:proofErr w:type="spellEnd"/>
      <w:r>
        <w:rPr>
          <w:szCs w:val="22"/>
        </w:rPr>
        <w:t xml:space="preserve">, and </w:t>
      </w:r>
      <w:proofErr w:type="spellStart"/>
      <w:r>
        <w:rPr>
          <w:szCs w:val="22"/>
        </w:rPr>
        <w:t>Dependencies</w:t>
      </w:r>
      <w:proofErr w:type="spellEnd"/>
      <w:r>
        <w:rPr>
          <w:szCs w:val="22"/>
        </w:rPr>
        <w:t xml:space="preserve"> </w:t>
      </w:r>
      <w:proofErr w:type="spellStart"/>
      <w:r>
        <w:rPr>
          <w:szCs w:val="22"/>
        </w:rPr>
        <w:t>of</w:t>
      </w:r>
      <w:proofErr w:type="spellEnd"/>
      <w:r>
        <w:rPr>
          <w:szCs w:val="22"/>
        </w:rPr>
        <w:t xml:space="preserve"> Enterprise Architecture. </w:t>
      </w:r>
      <w:r>
        <w:rPr>
          <w:i/>
          <w:iCs/>
          <w:szCs w:val="22"/>
        </w:rPr>
        <w:t xml:space="preserve">2006 10th IEEE International Enterprise Distributed </w:t>
      </w:r>
      <w:proofErr w:type="spellStart"/>
      <w:r>
        <w:rPr>
          <w:i/>
          <w:iCs/>
          <w:szCs w:val="22"/>
        </w:rPr>
        <w:t>Object</w:t>
      </w:r>
      <w:proofErr w:type="spellEnd"/>
      <w:r>
        <w:rPr>
          <w:i/>
          <w:iCs/>
          <w:szCs w:val="22"/>
        </w:rPr>
        <w:t xml:space="preserve"> Computing Conference Workshops (</w:t>
      </w:r>
      <w:r>
        <w:rPr>
          <w:i/>
          <w:iCs/>
          <w:color w:val="000000" w:themeColor="text1"/>
          <w:szCs w:val="22"/>
        </w:rPr>
        <w:t>EDOCW’06)</w:t>
      </w:r>
      <w:r>
        <w:rPr>
          <w:color w:val="000000" w:themeColor="text1"/>
          <w:szCs w:val="22"/>
        </w:rPr>
        <w:t xml:space="preserve">, 30–30. </w:t>
      </w:r>
      <w:hyperlink r:id="rId9" w:history="1">
        <w:r>
          <w:rPr>
            <w:rStyle w:val="Hyperlink"/>
            <w:color w:val="000000" w:themeColor="text1"/>
            <w:szCs w:val="22"/>
          </w:rPr>
          <w:t>https://doi.org/10.1109/EDOCW.2006.33</w:t>
        </w:r>
      </w:hyperlink>
    </w:p>
    <w:p w14:paraId="7AD92AE3" w14:textId="77777777" w:rsidR="00691DC1" w:rsidRPr="006A7679" w:rsidRDefault="00691DC1" w:rsidP="00D56D66">
      <w:pPr>
        <w:spacing w:after="200" w:line="276" w:lineRule="auto"/>
        <w:ind w:hanging="426"/>
        <w:jc w:val="both"/>
        <w:rPr>
          <w:sz w:val="21"/>
          <w:szCs w:val="22"/>
        </w:rPr>
      </w:pPr>
    </w:p>
    <w:sectPr w:rsidR="00691DC1" w:rsidRPr="006A7679" w:rsidSect="00B32387">
      <w:headerReference w:type="default" r:id="rId10"/>
      <w:footerReference w:type="default" r:id="rId11"/>
      <w:pgSz w:w="11906" w:h="16838"/>
      <w:pgMar w:top="1418" w:right="1134" w:bottom="1134" w:left="226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D1730" w14:textId="77777777" w:rsidR="00EE47E9" w:rsidRDefault="00EE47E9">
      <w:r>
        <w:separator/>
      </w:r>
    </w:p>
  </w:endnote>
  <w:endnote w:type="continuationSeparator" w:id="0">
    <w:p w14:paraId="2E69AF1C" w14:textId="77777777" w:rsidR="00EE47E9" w:rsidRDefault="00EE4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stem Font">
    <w:altName w:val="Calibr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26993" w14:textId="77777777" w:rsidR="00691DC1" w:rsidRDefault="00340877">
    <w:pPr>
      <w:jc w:val="right"/>
    </w:pPr>
    <w:r>
      <w:rPr>
        <w:sz w:val="20"/>
        <w:szCs w:val="20"/>
      </w:rPr>
      <w:t xml:space="preserve">Seite </w:t>
    </w:r>
    <w:r>
      <w:rPr>
        <w:sz w:val="20"/>
        <w:szCs w:val="20"/>
      </w:rPr>
      <w:fldChar w:fldCharType="begin"/>
    </w:r>
    <w:r>
      <w:rPr>
        <w:sz w:val="20"/>
        <w:szCs w:val="20"/>
      </w:rPr>
      <w:instrText>PAGE</w:instrText>
    </w:r>
    <w:r>
      <w:rPr>
        <w:sz w:val="20"/>
        <w:szCs w:val="20"/>
      </w:rPr>
      <w:fldChar w:fldCharType="separate"/>
    </w:r>
    <w:r w:rsidR="004353C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2A5D2" w14:textId="77777777" w:rsidR="00EE47E9" w:rsidRDefault="00EE47E9">
      <w:r>
        <w:separator/>
      </w:r>
    </w:p>
  </w:footnote>
  <w:footnote w:type="continuationSeparator" w:id="0">
    <w:p w14:paraId="38731560" w14:textId="77777777" w:rsidR="00EE47E9" w:rsidRDefault="00EE47E9">
      <w:r>
        <w:continuationSeparator/>
      </w:r>
    </w:p>
  </w:footnote>
  <w:footnote w:id="1">
    <w:p w14:paraId="4821C65F" w14:textId="77777777" w:rsidR="003F028C" w:rsidRPr="003F028C" w:rsidRDefault="003F028C" w:rsidP="003F028C">
      <w:pPr>
        <w:autoSpaceDE w:val="0"/>
        <w:autoSpaceDN w:val="0"/>
        <w:adjustRightInd w:val="0"/>
        <w:rPr>
          <w:rFonts w:ascii="System Font" w:hAnsi="System Font" w:cs="System Font"/>
          <w:color w:val="000000"/>
          <w:sz w:val="24"/>
        </w:rPr>
      </w:pPr>
      <w:r>
        <w:rPr>
          <w:rStyle w:val="Funotenzeichen"/>
        </w:rPr>
        <w:footnoteRef/>
      </w:r>
      <w:r>
        <w:t xml:space="preserve"> </w:t>
      </w:r>
      <w:r w:rsidRPr="003F028C">
        <w:rPr>
          <w:rStyle w:val="FunotentextZchn"/>
          <w:sz w:val="18"/>
          <w:szCs w:val="18"/>
        </w:rPr>
        <w:t>Selbst wenn teilweise Daten entstehen, werden sie nicht sicher und dauerhaft gespeichert, sodass eine spätere Überprüfung erschwert oder unmöglich ist.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6A86A" w14:textId="77777777" w:rsidR="00691DC1" w:rsidRDefault="00340877">
    <w:pPr>
      <w:jc w:val="right"/>
    </w:pPr>
    <w:proofErr w:type="gramStart"/>
    <w:r>
      <w:rPr>
        <w:i/>
        <w:iCs/>
        <w:sz w:val="20"/>
        <w:szCs w:val="20"/>
      </w:rPr>
      <w:t>Exposé</w:t>
    </w:r>
    <w:proofErr w:type="gramEnd"/>
    <w:r>
      <w:rPr>
        <w:i/>
        <w:iCs/>
        <w:sz w:val="20"/>
        <w:szCs w:val="20"/>
      </w:rPr>
      <w:t xml:space="preserve"> – Masterarbeit Mustafa Demir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E5570D"/>
    <w:multiLevelType w:val="hybridMultilevel"/>
    <w:tmpl w:val="BE2415B4"/>
    <w:lvl w:ilvl="0" w:tplc="E618DBE8">
      <w:start w:val="1"/>
      <w:numFmt w:val="bullet"/>
      <w:lvlText w:val="●"/>
      <w:lvlJc w:val="left"/>
      <w:pPr>
        <w:ind w:left="720" w:hanging="360"/>
      </w:pPr>
    </w:lvl>
    <w:lvl w:ilvl="1" w:tplc="0FC8BA9C">
      <w:start w:val="1"/>
      <w:numFmt w:val="bullet"/>
      <w:lvlText w:val="○"/>
      <w:lvlJc w:val="left"/>
      <w:pPr>
        <w:ind w:left="1440" w:hanging="360"/>
      </w:pPr>
    </w:lvl>
    <w:lvl w:ilvl="2" w:tplc="62D2684C">
      <w:start w:val="1"/>
      <w:numFmt w:val="bullet"/>
      <w:lvlText w:val="■"/>
      <w:lvlJc w:val="left"/>
      <w:pPr>
        <w:ind w:left="2160" w:hanging="360"/>
      </w:pPr>
    </w:lvl>
    <w:lvl w:ilvl="3" w:tplc="A4D2ACE4">
      <w:start w:val="1"/>
      <w:numFmt w:val="bullet"/>
      <w:lvlText w:val="●"/>
      <w:lvlJc w:val="left"/>
      <w:pPr>
        <w:ind w:left="2880" w:hanging="360"/>
      </w:pPr>
    </w:lvl>
    <w:lvl w:ilvl="4" w:tplc="19B6B5D6">
      <w:start w:val="1"/>
      <w:numFmt w:val="bullet"/>
      <w:lvlText w:val="○"/>
      <w:lvlJc w:val="left"/>
      <w:pPr>
        <w:ind w:left="3600" w:hanging="360"/>
      </w:pPr>
    </w:lvl>
    <w:lvl w:ilvl="5" w:tplc="62A491EA">
      <w:start w:val="1"/>
      <w:numFmt w:val="bullet"/>
      <w:lvlText w:val="■"/>
      <w:lvlJc w:val="left"/>
      <w:pPr>
        <w:ind w:left="4320" w:hanging="360"/>
      </w:pPr>
    </w:lvl>
    <w:lvl w:ilvl="6" w:tplc="5C409F5E">
      <w:start w:val="1"/>
      <w:numFmt w:val="bullet"/>
      <w:lvlText w:val="●"/>
      <w:lvlJc w:val="left"/>
      <w:pPr>
        <w:ind w:left="5040" w:hanging="360"/>
      </w:pPr>
    </w:lvl>
    <w:lvl w:ilvl="7" w:tplc="563CCF6C">
      <w:start w:val="1"/>
      <w:numFmt w:val="bullet"/>
      <w:lvlText w:val="●"/>
      <w:lvlJc w:val="left"/>
      <w:pPr>
        <w:ind w:left="5760" w:hanging="360"/>
      </w:pPr>
    </w:lvl>
    <w:lvl w:ilvl="8" w:tplc="E452A1A4">
      <w:start w:val="1"/>
      <w:numFmt w:val="bullet"/>
      <w:lvlText w:val="●"/>
      <w:lvlJc w:val="left"/>
      <w:pPr>
        <w:ind w:left="6480" w:hanging="360"/>
      </w:pPr>
    </w:lvl>
  </w:abstractNum>
  <w:abstractNum w:abstractNumId="2" w15:restartNumberingAfterBreak="0">
    <w:nsid w:val="271A4C8B"/>
    <w:multiLevelType w:val="multilevel"/>
    <w:tmpl w:val="52CC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7898">
    <w:abstractNumId w:val="1"/>
    <w:lvlOverride w:ilvl="0">
      <w:startOverride w:val="1"/>
    </w:lvlOverride>
  </w:num>
  <w:num w:numId="2" w16cid:durableId="1508594045">
    <w:abstractNumId w:val="2"/>
  </w:num>
  <w:num w:numId="3" w16cid:durableId="761611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DC1"/>
    <w:rsid w:val="00060B0C"/>
    <w:rsid w:val="000703E9"/>
    <w:rsid w:val="0008082F"/>
    <w:rsid w:val="00093B01"/>
    <w:rsid w:val="000A414C"/>
    <w:rsid w:val="000D15F8"/>
    <w:rsid w:val="001008D5"/>
    <w:rsid w:val="001636B2"/>
    <w:rsid w:val="00166A3E"/>
    <w:rsid w:val="00166F27"/>
    <w:rsid w:val="00182BD0"/>
    <w:rsid w:val="00204D0A"/>
    <w:rsid w:val="0020545A"/>
    <w:rsid w:val="0021662D"/>
    <w:rsid w:val="002219E0"/>
    <w:rsid w:val="00240F0F"/>
    <w:rsid w:val="00243214"/>
    <w:rsid w:val="002556BB"/>
    <w:rsid w:val="002B5FA2"/>
    <w:rsid w:val="002C23B2"/>
    <w:rsid w:val="002D59AD"/>
    <w:rsid w:val="002D76F1"/>
    <w:rsid w:val="002F6150"/>
    <w:rsid w:val="003172A9"/>
    <w:rsid w:val="00340292"/>
    <w:rsid w:val="00340877"/>
    <w:rsid w:val="003A1AD5"/>
    <w:rsid w:val="003D55D8"/>
    <w:rsid w:val="003F028C"/>
    <w:rsid w:val="00411ED0"/>
    <w:rsid w:val="004353C7"/>
    <w:rsid w:val="00447397"/>
    <w:rsid w:val="004611FE"/>
    <w:rsid w:val="00487284"/>
    <w:rsid w:val="00496439"/>
    <w:rsid w:val="00505F68"/>
    <w:rsid w:val="00606C6A"/>
    <w:rsid w:val="0065197B"/>
    <w:rsid w:val="00667195"/>
    <w:rsid w:val="0067397F"/>
    <w:rsid w:val="00691DC1"/>
    <w:rsid w:val="00694EF2"/>
    <w:rsid w:val="00697322"/>
    <w:rsid w:val="006A7679"/>
    <w:rsid w:val="006F56D4"/>
    <w:rsid w:val="00731F5C"/>
    <w:rsid w:val="00734EBE"/>
    <w:rsid w:val="00781009"/>
    <w:rsid w:val="007927C4"/>
    <w:rsid w:val="007D30BB"/>
    <w:rsid w:val="007E27AD"/>
    <w:rsid w:val="0082225D"/>
    <w:rsid w:val="00830806"/>
    <w:rsid w:val="008551F0"/>
    <w:rsid w:val="0086622A"/>
    <w:rsid w:val="0087290A"/>
    <w:rsid w:val="0088714A"/>
    <w:rsid w:val="008B1612"/>
    <w:rsid w:val="008D791C"/>
    <w:rsid w:val="008E1DA2"/>
    <w:rsid w:val="008F76D8"/>
    <w:rsid w:val="00941AA2"/>
    <w:rsid w:val="0096174D"/>
    <w:rsid w:val="00962A99"/>
    <w:rsid w:val="009746EC"/>
    <w:rsid w:val="009C43FE"/>
    <w:rsid w:val="009C7968"/>
    <w:rsid w:val="009D6F0F"/>
    <w:rsid w:val="00AC758C"/>
    <w:rsid w:val="00B272EF"/>
    <w:rsid w:val="00B32387"/>
    <w:rsid w:val="00B43AAE"/>
    <w:rsid w:val="00B92BFC"/>
    <w:rsid w:val="00BA6176"/>
    <w:rsid w:val="00BB6E9F"/>
    <w:rsid w:val="00BB74C6"/>
    <w:rsid w:val="00BD4381"/>
    <w:rsid w:val="00C35003"/>
    <w:rsid w:val="00C85101"/>
    <w:rsid w:val="00D306B0"/>
    <w:rsid w:val="00D461F8"/>
    <w:rsid w:val="00D54433"/>
    <w:rsid w:val="00D56D66"/>
    <w:rsid w:val="00D618C5"/>
    <w:rsid w:val="00D72546"/>
    <w:rsid w:val="00D85B55"/>
    <w:rsid w:val="00D95971"/>
    <w:rsid w:val="00DC0744"/>
    <w:rsid w:val="00DD4438"/>
    <w:rsid w:val="00DD72FC"/>
    <w:rsid w:val="00DE1C4C"/>
    <w:rsid w:val="00DE5981"/>
    <w:rsid w:val="00E266CA"/>
    <w:rsid w:val="00E45015"/>
    <w:rsid w:val="00EB1763"/>
    <w:rsid w:val="00EB6F51"/>
    <w:rsid w:val="00EE47E9"/>
    <w:rsid w:val="00EF2298"/>
    <w:rsid w:val="00F17FA0"/>
    <w:rsid w:val="00F406D3"/>
    <w:rsid w:val="00F4519C"/>
    <w:rsid w:val="00F53282"/>
    <w:rsid w:val="00F755F5"/>
    <w:rsid w:val="00FC2F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13A28"/>
  <w15:docId w15:val="{0CC2DCB6-1F98-4C47-9D16-C64F3D69E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94EF2"/>
    <w:rPr>
      <w:sz w:val="22"/>
    </w:rPr>
  </w:style>
  <w:style w:type="paragraph" w:styleId="berschrift1">
    <w:name w:val="heading 1"/>
    <w:uiPriority w:val="9"/>
    <w:qFormat/>
    <w:rsid w:val="00D306B0"/>
    <w:pPr>
      <w:spacing w:line="360" w:lineRule="auto"/>
      <w:outlineLvl w:val="0"/>
    </w:pPr>
    <w:rPr>
      <w:rFonts w:ascii="Arial" w:hAnsi="Arial" w:cs="Arial"/>
      <w:b/>
      <w:bCs/>
      <w:sz w:val="32"/>
      <w:szCs w:val="32"/>
    </w:rPr>
  </w:style>
  <w:style w:type="paragraph" w:styleId="berschrift2">
    <w:name w:val="heading 2"/>
    <w:uiPriority w:val="9"/>
    <w:unhideWhenUsed/>
    <w:qFormat/>
    <w:rsid w:val="00F53282"/>
    <w:pPr>
      <w:spacing w:line="360" w:lineRule="auto"/>
      <w:jc w:val="both"/>
      <w:outlineLvl w:val="1"/>
    </w:pPr>
    <w:rPr>
      <w:rFonts w:ascii="Arial" w:hAnsi="Arial" w:cs="Arial"/>
      <w:b/>
      <w:bCs/>
    </w:rPr>
  </w:style>
  <w:style w:type="paragraph" w:styleId="berschrift3">
    <w:name w:val="heading 3"/>
    <w:uiPriority w:val="9"/>
    <w:unhideWhenUsed/>
    <w:qFormat/>
    <w:pPr>
      <w:spacing w:before="360" w:after="240"/>
      <w:outlineLvl w:val="2"/>
    </w:pPr>
    <w:rPr>
      <w:b/>
      <w:bCs/>
      <w:sz w:val="26"/>
      <w:szCs w:val="26"/>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unhideWhenUsed/>
    <w:rsid w:val="003F028C"/>
    <w:rPr>
      <w:rFonts w:ascii="Arial" w:hAnsi="Arial"/>
      <w:sz w:val="20"/>
      <w:szCs w:val="20"/>
    </w:rPr>
  </w:style>
  <w:style w:type="character" w:customStyle="1" w:styleId="FunotentextZchn">
    <w:name w:val="Fußnotentext Zchn"/>
    <w:link w:val="Funotentext"/>
    <w:uiPriority w:val="99"/>
    <w:unhideWhenUsed/>
    <w:rsid w:val="003F028C"/>
    <w:rPr>
      <w:rFonts w:ascii="Arial" w:hAnsi="Arial"/>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KeinLeerraum">
    <w:name w:val="No Spacing"/>
    <w:link w:val="KeinLeerraumZchn"/>
    <w:uiPriority w:val="1"/>
    <w:qFormat/>
    <w:rsid w:val="001008D5"/>
    <w:rPr>
      <w:rFonts w:asciiTheme="minorHAnsi" w:eastAsiaTheme="minorEastAsia" w:hAnsiTheme="minorHAnsi" w:cstheme="minorBidi"/>
      <w:sz w:val="22"/>
      <w:szCs w:val="22"/>
      <w:lang w:val="en-US" w:eastAsia="zh-CN"/>
    </w:rPr>
  </w:style>
  <w:style w:type="character" w:customStyle="1" w:styleId="KeinLeerraumZchn">
    <w:name w:val="Kein Leerraum Zchn"/>
    <w:basedOn w:val="Absatz-Standardschriftart"/>
    <w:link w:val="KeinLeerraum"/>
    <w:uiPriority w:val="1"/>
    <w:rsid w:val="001008D5"/>
    <w:rPr>
      <w:rFonts w:asciiTheme="minorHAnsi" w:eastAsiaTheme="minorEastAsia" w:hAnsiTheme="minorHAnsi" w:cstheme="minorBidi"/>
      <w:sz w:val="22"/>
      <w:szCs w:val="22"/>
      <w:lang w:val="en-US" w:eastAsia="zh-CN"/>
    </w:rPr>
  </w:style>
  <w:style w:type="paragraph" w:styleId="Inhaltsverzeichnisberschrift">
    <w:name w:val="TOC Heading"/>
    <w:basedOn w:val="berschrift1"/>
    <w:next w:val="Standard"/>
    <w:uiPriority w:val="39"/>
    <w:unhideWhenUsed/>
    <w:qFormat/>
    <w:rsid w:val="00D54433"/>
    <w:pPr>
      <w:keepNext/>
      <w:keepLines/>
      <w:spacing w:line="276" w:lineRule="auto"/>
      <w:outlineLvl w:val="9"/>
    </w:pPr>
    <w:rPr>
      <w:rFonts w:asciiTheme="majorHAnsi" w:eastAsiaTheme="majorEastAsia" w:hAnsiTheme="majorHAnsi" w:cstheme="majorBidi"/>
      <w:color w:val="0F4761" w:themeColor="accent1" w:themeShade="BF"/>
      <w:sz w:val="28"/>
      <w:szCs w:val="28"/>
    </w:rPr>
  </w:style>
  <w:style w:type="paragraph" w:styleId="Verzeichnis1">
    <w:name w:val="toc 1"/>
    <w:basedOn w:val="Standard"/>
    <w:next w:val="Standard"/>
    <w:autoRedefine/>
    <w:uiPriority w:val="39"/>
    <w:unhideWhenUsed/>
    <w:rsid w:val="00D54433"/>
    <w:pPr>
      <w:spacing w:before="240" w:after="120"/>
    </w:pPr>
    <w:rPr>
      <w:rFonts w:asciiTheme="minorHAnsi" w:hAnsiTheme="minorHAnsi"/>
      <w:b/>
      <w:bCs/>
      <w:sz w:val="20"/>
      <w:szCs w:val="20"/>
    </w:rPr>
  </w:style>
  <w:style w:type="paragraph" w:styleId="Verzeichnis2">
    <w:name w:val="toc 2"/>
    <w:basedOn w:val="Standard"/>
    <w:next w:val="Standard"/>
    <w:autoRedefine/>
    <w:uiPriority w:val="39"/>
    <w:unhideWhenUsed/>
    <w:rsid w:val="00D54433"/>
    <w:pPr>
      <w:spacing w:before="120"/>
      <w:ind w:left="240"/>
    </w:pPr>
    <w:rPr>
      <w:rFonts w:asciiTheme="minorHAnsi" w:hAnsiTheme="minorHAnsi"/>
      <w:i/>
      <w:iCs/>
      <w:sz w:val="20"/>
      <w:szCs w:val="20"/>
    </w:rPr>
  </w:style>
  <w:style w:type="paragraph" w:styleId="Verzeichnis3">
    <w:name w:val="toc 3"/>
    <w:basedOn w:val="Standard"/>
    <w:next w:val="Standard"/>
    <w:autoRedefine/>
    <w:uiPriority w:val="39"/>
    <w:unhideWhenUsed/>
    <w:rsid w:val="00D54433"/>
    <w:pPr>
      <w:ind w:left="480"/>
    </w:pPr>
    <w:rPr>
      <w:rFonts w:asciiTheme="minorHAnsi" w:hAnsiTheme="minorHAnsi"/>
      <w:sz w:val="20"/>
      <w:szCs w:val="20"/>
    </w:rPr>
  </w:style>
  <w:style w:type="paragraph" w:styleId="Verzeichnis4">
    <w:name w:val="toc 4"/>
    <w:basedOn w:val="Standard"/>
    <w:next w:val="Standard"/>
    <w:autoRedefine/>
    <w:uiPriority w:val="39"/>
    <w:semiHidden/>
    <w:unhideWhenUsed/>
    <w:rsid w:val="00D54433"/>
    <w:pPr>
      <w:ind w:left="720"/>
    </w:pPr>
    <w:rPr>
      <w:rFonts w:asciiTheme="minorHAnsi" w:hAnsiTheme="minorHAnsi"/>
      <w:sz w:val="20"/>
      <w:szCs w:val="20"/>
    </w:rPr>
  </w:style>
  <w:style w:type="paragraph" w:styleId="Verzeichnis5">
    <w:name w:val="toc 5"/>
    <w:basedOn w:val="Standard"/>
    <w:next w:val="Standard"/>
    <w:autoRedefine/>
    <w:uiPriority w:val="39"/>
    <w:semiHidden/>
    <w:unhideWhenUsed/>
    <w:rsid w:val="00D54433"/>
    <w:pPr>
      <w:ind w:left="960"/>
    </w:pPr>
    <w:rPr>
      <w:rFonts w:asciiTheme="minorHAnsi" w:hAnsiTheme="minorHAnsi"/>
      <w:sz w:val="20"/>
      <w:szCs w:val="20"/>
    </w:rPr>
  </w:style>
  <w:style w:type="paragraph" w:styleId="Verzeichnis6">
    <w:name w:val="toc 6"/>
    <w:basedOn w:val="Standard"/>
    <w:next w:val="Standard"/>
    <w:autoRedefine/>
    <w:uiPriority w:val="39"/>
    <w:semiHidden/>
    <w:unhideWhenUsed/>
    <w:rsid w:val="00D54433"/>
    <w:pPr>
      <w:ind w:left="1200"/>
    </w:pPr>
    <w:rPr>
      <w:rFonts w:asciiTheme="minorHAnsi" w:hAnsiTheme="minorHAnsi"/>
      <w:sz w:val="20"/>
      <w:szCs w:val="20"/>
    </w:rPr>
  </w:style>
  <w:style w:type="paragraph" w:styleId="Verzeichnis7">
    <w:name w:val="toc 7"/>
    <w:basedOn w:val="Standard"/>
    <w:next w:val="Standard"/>
    <w:autoRedefine/>
    <w:uiPriority w:val="39"/>
    <w:semiHidden/>
    <w:unhideWhenUsed/>
    <w:rsid w:val="00D54433"/>
    <w:pPr>
      <w:ind w:left="1440"/>
    </w:pPr>
    <w:rPr>
      <w:rFonts w:asciiTheme="minorHAnsi" w:hAnsiTheme="minorHAnsi"/>
      <w:sz w:val="20"/>
      <w:szCs w:val="20"/>
    </w:rPr>
  </w:style>
  <w:style w:type="paragraph" w:styleId="Verzeichnis8">
    <w:name w:val="toc 8"/>
    <w:basedOn w:val="Standard"/>
    <w:next w:val="Standard"/>
    <w:autoRedefine/>
    <w:uiPriority w:val="39"/>
    <w:semiHidden/>
    <w:unhideWhenUsed/>
    <w:rsid w:val="00D54433"/>
    <w:pPr>
      <w:ind w:left="1680"/>
    </w:pPr>
    <w:rPr>
      <w:rFonts w:asciiTheme="minorHAnsi" w:hAnsiTheme="minorHAnsi"/>
      <w:sz w:val="20"/>
      <w:szCs w:val="20"/>
    </w:rPr>
  </w:style>
  <w:style w:type="paragraph" w:styleId="Verzeichnis9">
    <w:name w:val="toc 9"/>
    <w:basedOn w:val="Standard"/>
    <w:next w:val="Standard"/>
    <w:autoRedefine/>
    <w:uiPriority w:val="39"/>
    <w:semiHidden/>
    <w:unhideWhenUsed/>
    <w:rsid w:val="00D54433"/>
    <w:pPr>
      <w:ind w:left="1920"/>
    </w:pPr>
    <w:rPr>
      <w:rFonts w:asciiTheme="minorHAnsi" w:hAnsiTheme="minorHAnsi"/>
      <w:sz w:val="20"/>
      <w:szCs w:val="20"/>
    </w:rPr>
  </w:style>
  <w:style w:type="character" w:styleId="Kommentarzeichen">
    <w:name w:val="annotation reference"/>
    <w:basedOn w:val="Absatz-Standardschriftart"/>
    <w:uiPriority w:val="99"/>
    <w:semiHidden/>
    <w:unhideWhenUsed/>
    <w:rsid w:val="00204D0A"/>
    <w:rPr>
      <w:sz w:val="16"/>
      <w:szCs w:val="16"/>
    </w:rPr>
  </w:style>
  <w:style w:type="paragraph" w:styleId="Kommentartext">
    <w:name w:val="annotation text"/>
    <w:basedOn w:val="Standard"/>
    <w:link w:val="KommentartextZchn"/>
    <w:uiPriority w:val="99"/>
    <w:semiHidden/>
    <w:unhideWhenUsed/>
    <w:rsid w:val="00204D0A"/>
    <w:rPr>
      <w:sz w:val="20"/>
      <w:szCs w:val="20"/>
    </w:rPr>
  </w:style>
  <w:style w:type="character" w:customStyle="1" w:styleId="KommentartextZchn">
    <w:name w:val="Kommentartext Zchn"/>
    <w:basedOn w:val="Absatz-Standardschriftart"/>
    <w:link w:val="Kommentartext"/>
    <w:uiPriority w:val="99"/>
    <w:semiHidden/>
    <w:rsid w:val="00204D0A"/>
    <w:rPr>
      <w:sz w:val="20"/>
      <w:szCs w:val="20"/>
    </w:rPr>
  </w:style>
  <w:style w:type="paragraph" w:styleId="Kommentarthema">
    <w:name w:val="annotation subject"/>
    <w:basedOn w:val="Kommentartext"/>
    <w:next w:val="Kommentartext"/>
    <w:link w:val="KommentarthemaZchn"/>
    <w:uiPriority w:val="99"/>
    <w:semiHidden/>
    <w:unhideWhenUsed/>
    <w:rsid w:val="00204D0A"/>
    <w:rPr>
      <w:b/>
      <w:bCs/>
    </w:rPr>
  </w:style>
  <w:style w:type="character" w:customStyle="1" w:styleId="KommentarthemaZchn">
    <w:name w:val="Kommentarthema Zchn"/>
    <w:basedOn w:val="KommentartextZchn"/>
    <w:link w:val="Kommentarthema"/>
    <w:uiPriority w:val="99"/>
    <w:semiHidden/>
    <w:rsid w:val="00204D0A"/>
    <w:rPr>
      <w:b/>
      <w:bCs/>
      <w:sz w:val="20"/>
      <w:szCs w:val="20"/>
    </w:rPr>
  </w:style>
  <w:style w:type="paragraph" w:styleId="Kopfzeile">
    <w:name w:val="header"/>
    <w:basedOn w:val="Standard"/>
    <w:link w:val="KopfzeileZchn"/>
    <w:uiPriority w:val="99"/>
    <w:unhideWhenUsed/>
    <w:rsid w:val="00340292"/>
    <w:pPr>
      <w:tabs>
        <w:tab w:val="center" w:pos="4536"/>
        <w:tab w:val="right" w:pos="9072"/>
      </w:tabs>
    </w:pPr>
  </w:style>
  <w:style w:type="character" w:customStyle="1" w:styleId="KopfzeileZchn">
    <w:name w:val="Kopfzeile Zchn"/>
    <w:basedOn w:val="Absatz-Standardschriftart"/>
    <w:link w:val="Kopfzeile"/>
    <w:uiPriority w:val="99"/>
    <w:rsid w:val="00340292"/>
    <w:rPr>
      <w:sz w:val="22"/>
    </w:rPr>
  </w:style>
  <w:style w:type="paragraph" w:styleId="Fuzeile">
    <w:name w:val="footer"/>
    <w:basedOn w:val="Standard"/>
    <w:link w:val="FuzeileZchn"/>
    <w:uiPriority w:val="99"/>
    <w:unhideWhenUsed/>
    <w:rsid w:val="00340292"/>
    <w:pPr>
      <w:tabs>
        <w:tab w:val="center" w:pos="4536"/>
        <w:tab w:val="right" w:pos="9072"/>
      </w:tabs>
    </w:pPr>
  </w:style>
  <w:style w:type="character" w:customStyle="1" w:styleId="FuzeileZchn">
    <w:name w:val="Fußzeile Zchn"/>
    <w:basedOn w:val="Absatz-Standardschriftart"/>
    <w:link w:val="Fuzeile"/>
    <w:uiPriority w:val="99"/>
    <w:rsid w:val="00340292"/>
    <w:rPr>
      <w:sz w:val="22"/>
    </w:rPr>
  </w:style>
  <w:style w:type="character" w:styleId="Fett">
    <w:name w:val="Strong"/>
    <w:basedOn w:val="Absatz-Standardschriftart"/>
    <w:uiPriority w:val="22"/>
    <w:qFormat/>
    <w:rsid w:val="00D306B0"/>
    <w:rPr>
      <w:b/>
      <w:bCs/>
    </w:rPr>
  </w:style>
  <w:style w:type="paragraph" w:customStyle="1" w:styleId="font-claude-response-body">
    <w:name w:val="font-claude-response-body"/>
    <w:basedOn w:val="Standard"/>
    <w:rsid w:val="00962A99"/>
    <w:pPr>
      <w:spacing w:before="100" w:beforeAutospacing="1" w:after="100" w:afterAutospacing="1"/>
    </w:pPr>
    <w:rPr>
      <w:sz w:val="24"/>
    </w:rPr>
  </w:style>
  <w:style w:type="paragraph" w:customStyle="1" w:styleId="whitespace-normal">
    <w:name w:val="whitespace-normal"/>
    <w:basedOn w:val="Standard"/>
    <w:rsid w:val="00962A99"/>
    <w:pPr>
      <w:spacing w:before="100" w:beforeAutospacing="1" w:after="100" w:afterAutospacing="1"/>
    </w:pPr>
    <w:rPr>
      <w:sz w:val="24"/>
    </w:rPr>
  </w:style>
  <w:style w:type="character" w:styleId="NichtaufgelsteErwhnung">
    <w:name w:val="Unresolved Mention"/>
    <w:basedOn w:val="Absatz-Standardschriftart"/>
    <w:uiPriority w:val="99"/>
    <w:semiHidden/>
    <w:unhideWhenUsed/>
    <w:rsid w:val="00D56D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doi.org/10.1109/EDOCW.2006.33"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2026-02-27T00:00:00</PublishDate>
  <Abstract/>
  <CompanyAddress>Stuttgart</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7A9D90D-BA94-8F4A-95F3-C5C9E0A54E24}">
  <ds:schemaRefs>
    <ds:schemaRef ds:uri="http://schemas.openxmlformats.org/officeDocument/2006/bibliography"/>
  </ds:schemaRefs>
</ds:datastoreItem>
</file>

<file path=docMetadata/LabelInfo.xml><?xml version="1.0" encoding="utf-8"?>
<clbl:labelList xmlns:clbl="http://schemas.microsoft.com/office/2020/mipLabelMetadata">
  <clbl:label id="{14dc4628-c895-4371-8581-ad405e260836}" enabled="0" method="" siteId="{14dc4628-c895-4371-8581-ad405e26083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17</Pages>
  <Words>4923</Words>
  <Characters>31016</Characters>
  <Application>Microsoft Office Word</Application>
  <DocSecurity>0</DocSecurity>
  <Lines>258</Lines>
  <Paragraphs>71</Paragraphs>
  <ScaleCrop>false</ScaleCrop>
  <HeadingPairs>
    <vt:vector size="2" baseType="variant">
      <vt:variant>
        <vt:lpstr>Titel</vt:lpstr>
      </vt:variant>
      <vt:variant>
        <vt:i4>1</vt:i4>
      </vt:variant>
    </vt:vector>
  </HeadingPairs>
  <TitlesOfParts>
    <vt:vector size="1" baseType="lpstr">
      <vt:lpstr>Exposé zur Masterarbeit</vt:lpstr>
    </vt:vector>
  </TitlesOfParts>
  <Company>SRH FERNHOCHSCHULE</Company>
  <LinksUpToDate>false</LinksUpToDate>
  <CharactersWithSpaces>35868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Exposé zur Masterarbeit</dc:title>
  <dc:creator>MUSTAFA DEMIR</dc:creator>
  <cp:lastModifiedBy>Demir, Mustafa (SRH Fernhochschule Student)</cp:lastModifiedBy>
  <cp:revision>11</cp:revision>
  <dcterms:created xsi:type="dcterms:W3CDTF">2026-02-28T03:29:00Z</dcterms:created>
  <dcterms:modified xsi:type="dcterms:W3CDTF">2026-02-28T20:31:00Z</dcterms:modified>
</cp:coreProperties>
</file>